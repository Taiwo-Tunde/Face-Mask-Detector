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A675" w14:textId="3A55D0F4" w:rsidR="00F567AA" w:rsidRPr="004D121C" w:rsidRDefault="00E443AA" w:rsidP="00011A58">
      <w:pPr>
        <w:jc w:val="center"/>
        <w:rPr>
          <w:rFonts w:ascii="Times New Roman" w:hAnsi="Times New Roman" w:cs="Times New Roman"/>
          <w:b/>
          <w:bCs/>
          <w:sz w:val="48"/>
          <w:szCs w:val="48"/>
        </w:rPr>
      </w:pPr>
      <w:r w:rsidRPr="004D121C">
        <w:rPr>
          <w:rFonts w:ascii="Times New Roman" w:hAnsi="Times New Roman" w:cs="Times New Roman"/>
          <w:b/>
          <w:bCs/>
          <w:sz w:val="48"/>
          <w:szCs w:val="48"/>
        </w:rPr>
        <w:t>CH</w:t>
      </w:r>
      <w:r w:rsidR="00F567AA" w:rsidRPr="004D121C">
        <w:rPr>
          <w:rFonts w:ascii="Times New Roman" w:hAnsi="Times New Roman" w:cs="Times New Roman"/>
          <w:b/>
          <w:bCs/>
          <w:sz w:val="48"/>
          <w:szCs w:val="48"/>
        </w:rPr>
        <w:t>APTER ONE</w:t>
      </w:r>
    </w:p>
    <w:p w14:paraId="093E03C6" w14:textId="3C474081" w:rsidR="00F567AA" w:rsidRPr="004D121C" w:rsidRDefault="00F567AA" w:rsidP="00BD2EF7">
      <w:pPr>
        <w:rPr>
          <w:rFonts w:ascii="Times New Roman" w:hAnsi="Times New Roman" w:cs="Times New Roman"/>
          <w:b/>
          <w:bCs/>
          <w:sz w:val="28"/>
          <w:szCs w:val="28"/>
        </w:rPr>
      </w:pPr>
      <w:r w:rsidRPr="004D121C">
        <w:rPr>
          <w:rFonts w:ascii="Times New Roman" w:hAnsi="Times New Roman" w:cs="Times New Roman"/>
          <w:b/>
          <w:bCs/>
          <w:sz w:val="28"/>
          <w:szCs w:val="28"/>
        </w:rPr>
        <w:t>1.0 INTRODUCTION</w:t>
      </w:r>
    </w:p>
    <w:p w14:paraId="22888061" w14:textId="77777777" w:rsidR="00F567AA" w:rsidRPr="00F567AA" w:rsidRDefault="00F567AA" w:rsidP="00F567AA">
      <w:pPr>
        <w:spacing w:after="120" w:line="360" w:lineRule="auto"/>
        <w:jc w:val="both"/>
        <w:rPr>
          <w:ins w:id="0" w:author="AJIBOLA OYEDEJI" w:date="2022-12-14T09:04:00Z"/>
          <w:rFonts w:ascii="Times New Roman" w:eastAsia="Calibri" w:hAnsi="Times New Roman" w:cs="Times New Roman"/>
          <w:sz w:val="24"/>
          <w:szCs w:val="24"/>
        </w:rPr>
      </w:pPr>
      <w:ins w:id="1" w:author="AJIBOLA OYEDEJI" w:date="2022-12-14T09:04:00Z">
        <w:r w:rsidRPr="00F567AA">
          <w:rPr>
            <w:rFonts w:ascii="Times New Roman" w:eastAsia="Calibri" w:hAnsi="Times New Roman" w:cs="Times New Roman"/>
            <w:color w:val="000000"/>
            <w:sz w:val="24"/>
            <w:szCs w:val="24"/>
          </w:rPr>
          <w:t>The spread of COVID- 19 pandemic disease has created the most crucial global health crisis of the world that has deep impact on humanity and the way the user perceives our world and our everyday lives. The unusual corona virus has resulted in person-to-person transmission but as far as we move, the transmission of the unusual corona causing corona virus disease 2019 (COVID-19) can also be a form a symptomatic carrier with no COVID-19 symptoms. Till now, there is no report about any clinically approved antiviral medicines or vaccine that are effective against COVID-19 virus. It has spread rapidly across the world bringing massive health, economic, environmental and social challenges to the entire human population.</w:t>
        </w:r>
        <w:r w:rsidRPr="00F567AA">
          <w:rPr>
            <w:rFonts w:ascii="Times New Roman" w:eastAsia="Calibri" w:hAnsi="Times New Roman" w:cs="Times New Roman"/>
            <w:sz w:val="24"/>
            <w:szCs w:val="24"/>
          </w:rPr>
          <w:t xml:space="preserve"> The world health organisation has clearly stated that until vaccines are found, the wearing of masks and social distancing are key tools to reduce spread of virus.  So, it is important to make people wear masks in public places. In densely populated regions, it is difﬁcult to ﬁnd the persons not wearing the face mask and warn them. </w:t>
        </w:r>
      </w:ins>
    </w:p>
    <w:p w14:paraId="69B1D31E" w14:textId="1D056475" w:rsidR="00F567AA" w:rsidRPr="004D121C" w:rsidRDefault="00F567AA" w:rsidP="00F567AA">
      <w:pPr>
        <w:rPr>
          <w:rFonts w:ascii="Times New Roman" w:eastAsia="Calibri" w:hAnsi="Times New Roman" w:cs="Times New Roman"/>
          <w:sz w:val="24"/>
          <w:szCs w:val="24"/>
        </w:rPr>
      </w:pPr>
      <w:ins w:id="2" w:author="AJIBOLA OYEDEJI" w:date="2022-12-14T09:04:00Z">
        <w:r w:rsidRPr="00F567AA">
          <w:rPr>
            <w:rFonts w:ascii="Times New Roman" w:eastAsia="Calibri" w:hAnsi="Times New Roman" w:cs="Times New Roman"/>
            <w:sz w:val="24"/>
            <w:szCs w:val="24"/>
          </w:rPr>
          <w:t>Hence the needs for a real-time system that can determine whether a person wear a facemask or not, in this project we are utilising the power of machine learning, Deep learning and computer vision.</w:t>
        </w:r>
        <w:del w:id="3" w:author="AJIBOLA OYEDEJI" w:date="2022-12-14T09:04:00Z">
          <w:r w:rsidRPr="00F567AA" w:rsidDel="009C6A06">
            <w:rPr>
              <w:rFonts w:ascii="Times New Roman" w:eastAsia="Calibri" w:hAnsi="Times New Roman" w:cs="Times New Roman"/>
              <w:sz w:val="24"/>
              <w:szCs w:val="24"/>
            </w:rPr>
            <w:delText xml:space="preserve">      </w:delText>
          </w:r>
        </w:del>
      </w:ins>
    </w:p>
    <w:p w14:paraId="0C55442E" w14:textId="25E681FC" w:rsidR="00F567AA" w:rsidRPr="004D121C" w:rsidRDefault="00F567AA" w:rsidP="00F567AA">
      <w:pPr>
        <w:rPr>
          <w:rFonts w:ascii="Times New Roman" w:eastAsia="Calibri" w:hAnsi="Times New Roman" w:cs="Times New Roman"/>
          <w:b/>
          <w:bCs/>
          <w:sz w:val="28"/>
          <w:szCs w:val="28"/>
        </w:rPr>
      </w:pPr>
      <w:r w:rsidRPr="004D121C">
        <w:rPr>
          <w:rFonts w:ascii="Times New Roman" w:eastAsia="Calibri" w:hAnsi="Times New Roman" w:cs="Times New Roman"/>
          <w:b/>
          <w:bCs/>
          <w:sz w:val="28"/>
          <w:szCs w:val="28"/>
        </w:rPr>
        <w:t xml:space="preserve">1.1 </w:t>
      </w:r>
      <w:r w:rsidRPr="004D121C">
        <w:rPr>
          <w:rFonts w:ascii="Times New Roman" w:eastAsia="Calibri" w:hAnsi="Times New Roman" w:cs="Times New Roman"/>
          <w:b/>
          <w:bCs/>
          <w:sz w:val="28"/>
          <w:szCs w:val="28"/>
        </w:rPr>
        <w:t>BACKGROUND OF STUDY</w:t>
      </w:r>
    </w:p>
    <w:p w14:paraId="3E254CA3" w14:textId="77777777" w:rsidR="00F567AA" w:rsidRPr="004D121C" w:rsidRDefault="00F567AA" w:rsidP="00F567AA">
      <w:pPr>
        <w:rPr>
          <w:rFonts w:ascii="Times New Roman" w:eastAsia="Calibri" w:hAnsi="Times New Roman" w:cs="Times New Roman"/>
          <w:sz w:val="24"/>
          <w:szCs w:val="24"/>
        </w:rPr>
      </w:pPr>
      <w:r w:rsidRPr="004D121C">
        <w:rPr>
          <w:rFonts w:ascii="Times New Roman" w:eastAsia="Calibri" w:hAnsi="Times New Roman" w:cs="Times New Roman"/>
          <w:sz w:val="24"/>
          <w:szCs w:val="24"/>
        </w:rPr>
        <w:t xml:space="preserve">Machine learning as defined by (Marco </w:t>
      </w:r>
      <w:proofErr w:type="spellStart"/>
      <w:r w:rsidRPr="004D121C">
        <w:rPr>
          <w:rFonts w:ascii="Times New Roman" w:eastAsia="Calibri" w:hAnsi="Times New Roman" w:cs="Times New Roman"/>
          <w:sz w:val="24"/>
          <w:szCs w:val="24"/>
        </w:rPr>
        <w:t>Varone</w:t>
      </w:r>
      <w:proofErr w:type="spellEnd"/>
      <w:r w:rsidRPr="004D121C">
        <w:rPr>
          <w:rFonts w:ascii="Times New Roman" w:eastAsia="Calibri" w:hAnsi="Times New Roman" w:cs="Times New Roman"/>
          <w:sz w:val="24"/>
          <w:szCs w:val="24"/>
        </w:rPr>
        <w:t xml:space="preserve"> et al., 2020) is an application of artificial intelligence (AI) that provides systems the ability to automatically learn and improve from experience without being explicitly programmed. Machine learning focuses on the development of computer programs that can access data and use it to learn for themselves.</w:t>
      </w:r>
    </w:p>
    <w:p w14:paraId="37F9DE56" w14:textId="77777777" w:rsidR="00F567AA" w:rsidRPr="004D121C" w:rsidRDefault="00F567AA" w:rsidP="00F567AA">
      <w:pPr>
        <w:rPr>
          <w:rFonts w:ascii="Times New Roman" w:eastAsia="Calibri" w:hAnsi="Times New Roman" w:cs="Times New Roman"/>
          <w:sz w:val="24"/>
          <w:szCs w:val="24"/>
        </w:rPr>
      </w:pPr>
      <w:r w:rsidRPr="004D121C">
        <w:rPr>
          <w:rFonts w:ascii="Times New Roman" w:eastAsia="Calibri" w:hAnsi="Times New Roman" w:cs="Times New Roman"/>
          <w:sz w:val="24"/>
          <w:szCs w:val="24"/>
        </w:rPr>
        <w:t xml:space="preserve">It is also described in journal of (Machine Learning with MATLAB (2016) as the uses of computational methods to "learn" information directly from data without relying on a predetermined equation as a model. </w:t>
      </w:r>
    </w:p>
    <w:p w14:paraId="07D349E9" w14:textId="77777777" w:rsidR="00F567AA" w:rsidRPr="004D121C" w:rsidRDefault="00F567AA" w:rsidP="00F567AA">
      <w:pPr>
        <w:rPr>
          <w:rFonts w:ascii="Times New Roman" w:eastAsia="Calibri" w:hAnsi="Times New Roman" w:cs="Times New Roman"/>
          <w:sz w:val="24"/>
          <w:szCs w:val="24"/>
        </w:rPr>
      </w:pPr>
      <w:r w:rsidRPr="004D121C">
        <w:rPr>
          <w:rFonts w:ascii="Times New Roman" w:eastAsia="Calibri" w:hAnsi="Times New Roman" w:cs="Times New Roman"/>
          <w:sz w:val="24"/>
          <w:szCs w:val="24"/>
        </w:rPr>
        <w:t>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14:paraId="4FC719C1" w14:textId="77777777" w:rsidR="00F567AA" w:rsidRPr="004D121C" w:rsidRDefault="00F567AA" w:rsidP="00F567AA">
      <w:pPr>
        <w:rPr>
          <w:rFonts w:ascii="Times New Roman" w:eastAsia="Calibri" w:hAnsi="Times New Roman" w:cs="Times New Roman"/>
          <w:sz w:val="24"/>
          <w:szCs w:val="24"/>
        </w:rPr>
      </w:pPr>
      <w:r w:rsidRPr="004D121C">
        <w:rPr>
          <w:rFonts w:ascii="Times New Roman" w:eastAsia="Calibri" w:hAnsi="Times New Roman" w:cs="Times New Roman"/>
          <w:sz w:val="24"/>
          <w:szCs w:val="24"/>
        </w:rPr>
        <w:t xml:space="preserve">Deep Learning is as defined by (Zhang et al, 2012) is a process to establish relation between two or more than two parameters, along with attainment of knowledge design between required function to proposed structure. Deep Learning is a subfield of machine learning concerned with algorithms inspired by the structure and function of the brain called Artificial Neural Networks. The term "Artificial Neural Network" is derived from Biological neural networks that develop the structure of a human brain. Similar to the human brain that has neurons interconnected to one another, artificial neural networks also have neurons that are </w:t>
      </w:r>
      <w:r w:rsidRPr="004D121C">
        <w:rPr>
          <w:rFonts w:ascii="Times New Roman" w:eastAsia="Calibri" w:hAnsi="Times New Roman" w:cs="Times New Roman"/>
          <w:sz w:val="24"/>
          <w:szCs w:val="24"/>
        </w:rPr>
        <w:lastRenderedPageBreak/>
        <w:t>interconnected to one another in various layers of the networks. These neurons are known as nodes. In this project, the class of ANN we are utilising is Convolutional neural network (CNN).</w:t>
      </w:r>
    </w:p>
    <w:p w14:paraId="2433DE1A" w14:textId="77777777" w:rsidR="00F567AA" w:rsidRPr="004D121C" w:rsidRDefault="00F567AA" w:rsidP="00F567AA">
      <w:pPr>
        <w:rPr>
          <w:rFonts w:ascii="Times New Roman" w:eastAsia="Calibri" w:hAnsi="Times New Roman" w:cs="Times New Roman"/>
          <w:sz w:val="24"/>
          <w:szCs w:val="24"/>
        </w:rPr>
      </w:pPr>
      <w:r w:rsidRPr="004D121C">
        <w:rPr>
          <w:rFonts w:ascii="Times New Roman" w:eastAsia="Calibri" w:hAnsi="Times New Roman" w:cs="Times New Roman"/>
          <w:sz w:val="24"/>
          <w:szCs w:val="24"/>
        </w:rPr>
        <w:t>Convolutional Neural Network is described by The MathWorks, Inc. (2021) as a network architecture for deep learning which learns directly from data, eliminating the need for manual feature extraction.</w:t>
      </w:r>
    </w:p>
    <w:p w14:paraId="74DC4EE1" w14:textId="77777777" w:rsidR="00F567AA" w:rsidRPr="004D121C" w:rsidRDefault="00F567AA" w:rsidP="00F567AA">
      <w:pPr>
        <w:rPr>
          <w:rFonts w:ascii="Times New Roman" w:eastAsia="Calibri" w:hAnsi="Times New Roman" w:cs="Times New Roman"/>
          <w:sz w:val="24"/>
          <w:szCs w:val="24"/>
        </w:rPr>
      </w:pPr>
      <w:r w:rsidRPr="004D121C">
        <w:rPr>
          <w:rFonts w:ascii="Times New Roman" w:eastAsia="Calibri" w:hAnsi="Times New Roman" w:cs="Times New Roman"/>
          <w:sz w:val="24"/>
          <w:szCs w:val="24"/>
        </w:rPr>
        <w:t>Computer Vision is described by Technopedia Inc (2018) as a field of computer science that works on enabling computers to see, identify and process images in the same way that human vision does, and then provide appropriate output.</w:t>
      </w:r>
    </w:p>
    <w:p w14:paraId="72EB8D34" w14:textId="171571ED" w:rsidR="00F567AA" w:rsidRPr="004D121C" w:rsidRDefault="00F567AA" w:rsidP="00F567AA">
      <w:pPr>
        <w:rPr>
          <w:rFonts w:ascii="Times New Roman" w:eastAsia="Calibri" w:hAnsi="Times New Roman" w:cs="Times New Roman"/>
          <w:sz w:val="24"/>
          <w:szCs w:val="24"/>
        </w:rPr>
      </w:pPr>
      <w:r w:rsidRPr="004D121C">
        <w:rPr>
          <w:rFonts w:ascii="Times New Roman" w:eastAsia="Calibri" w:hAnsi="Times New Roman" w:cs="Times New Roman"/>
          <w:sz w:val="24"/>
          <w:szCs w:val="24"/>
        </w:rPr>
        <w:t xml:space="preserve"> It is like imparting human intelligence and instincts to a computer. In reality though, it is a difficult task to enable computers to recognize images of different objects. Computer vision is closely linked with artificial intelligence, as the computer must interpret what it sees, and then perform appropriate analysis or act accordingly.</w:t>
      </w:r>
    </w:p>
    <w:p w14:paraId="760D8841" w14:textId="0B2589EA" w:rsidR="00F567AA" w:rsidRPr="004D121C" w:rsidRDefault="00F567AA" w:rsidP="00F567AA">
      <w:pPr>
        <w:rPr>
          <w:rFonts w:ascii="Times New Roman" w:eastAsia="Calibri" w:hAnsi="Times New Roman" w:cs="Times New Roman"/>
          <w:b/>
          <w:bCs/>
          <w:sz w:val="28"/>
          <w:szCs w:val="28"/>
        </w:rPr>
      </w:pPr>
      <w:r w:rsidRPr="004D121C">
        <w:rPr>
          <w:rFonts w:ascii="Times New Roman" w:eastAsia="Calibri" w:hAnsi="Times New Roman" w:cs="Times New Roman"/>
          <w:b/>
          <w:bCs/>
          <w:sz w:val="28"/>
          <w:szCs w:val="28"/>
        </w:rPr>
        <w:t>1.2 STATEMENT OF THE PROBLEM</w:t>
      </w:r>
    </w:p>
    <w:p w14:paraId="00310DB1" w14:textId="77777777" w:rsidR="00F567AA" w:rsidRPr="004D121C" w:rsidRDefault="00F567AA" w:rsidP="00F567AA">
      <w:pPr>
        <w:rPr>
          <w:rFonts w:ascii="Times New Roman" w:eastAsia="Calibri" w:hAnsi="Times New Roman" w:cs="Times New Roman"/>
          <w:sz w:val="24"/>
          <w:szCs w:val="24"/>
        </w:rPr>
      </w:pPr>
      <w:r w:rsidRPr="004D121C">
        <w:rPr>
          <w:rFonts w:ascii="Times New Roman" w:eastAsia="Calibri" w:hAnsi="Times New Roman" w:cs="Times New Roman"/>
          <w:sz w:val="24"/>
          <w:szCs w:val="24"/>
        </w:rPr>
        <w:t>The spread of COVID- 19 pandemic disease has created the most crucial global health crisis of the world that has deep impact on humanity and the way the user perceives our world and our everyday lives. The unusual corona virus has resulted in person-to-person transmission but as far as we move, the transmission of the unusual corona causing corona virus disease 2019 (COVID-19) can also be a form a symptomatic carrier with no COVID-19 symptoms. Till now, there is no report about any clinically approved antiviral medicines or vaccine that are effective against COVID-19 virus. One of the major ways of preventing its spread is the uses of nose mask.</w:t>
      </w:r>
    </w:p>
    <w:p w14:paraId="7C3AD7AA" w14:textId="1ADE6EDF" w:rsidR="00F567AA" w:rsidRPr="004D121C" w:rsidRDefault="00F567AA" w:rsidP="00F567AA">
      <w:pPr>
        <w:rPr>
          <w:rFonts w:ascii="Times New Roman" w:eastAsia="Calibri" w:hAnsi="Times New Roman" w:cs="Times New Roman"/>
          <w:sz w:val="24"/>
          <w:szCs w:val="24"/>
        </w:rPr>
      </w:pPr>
      <w:r w:rsidRPr="004D121C">
        <w:rPr>
          <w:rFonts w:ascii="Times New Roman" w:eastAsia="Calibri" w:hAnsi="Times New Roman" w:cs="Times New Roman"/>
          <w:sz w:val="24"/>
          <w:szCs w:val="24"/>
        </w:rPr>
        <w:t>Design and implementation of facemask detector system using computer vision will solve these problems:</w:t>
      </w:r>
    </w:p>
    <w:p w14:paraId="6572BF3C" w14:textId="1D160D37" w:rsidR="00F567AA" w:rsidRPr="004D121C" w:rsidRDefault="00F567AA" w:rsidP="00F567AA">
      <w:pPr>
        <w:pStyle w:val="ListParagraph"/>
        <w:numPr>
          <w:ilvl w:val="0"/>
          <w:numId w:val="8"/>
        </w:numPr>
        <w:rPr>
          <w:rFonts w:ascii="Times New Roman" w:eastAsia="Calibri" w:hAnsi="Times New Roman" w:cs="Times New Roman"/>
          <w:sz w:val="24"/>
          <w:szCs w:val="24"/>
        </w:rPr>
      </w:pPr>
      <w:r w:rsidRPr="004D121C">
        <w:rPr>
          <w:rFonts w:ascii="Times New Roman" w:eastAsia="Calibri" w:hAnsi="Times New Roman" w:cs="Times New Roman"/>
          <w:sz w:val="24"/>
          <w:szCs w:val="24"/>
        </w:rPr>
        <w:t>To detect if a person is wearing a wear nose mask</w:t>
      </w:r>
      <w:r w:rsidRPr="004D121C">
        <w:rPr>
          <w:rFonts w:ascii="Times New Roman" w:eastAsia="Calibri" w:hAnsi="Times New Roman" w:cs="Times New Roman"/>
          <w:sz w:val="24"/>
          <w:szCs w:val="24"/>
        </w:rPr>
        <w:t>.</w:t>
      </w:r>
    </w:p>
    <w:p w14:paraId="64B096C9" w14:textId="7E657AE8" w:rsidR="00F567AA" w:rsidRPr="004D121C" w:rsidRDefault="00F567AA" w:rsidP="00DE79E1">
      <w:pPr>
        <w:pStyle w:val="ListParagraph"/>
        <w:numPr>
          <w:ilvl w:val="0"/>
          <w:numId w:val="8"/>
        </w:numPr>
        <w:rPr>
          <w:rFonts w:ascii="Times New Roman" w:eastAsia="Calibri" w:hAnsi="Times New Roman" w:cs="Times New Roman"/>
          <w:sz w:val="24"/>
          <w:szCs w:val="24"/>
        </w:rPr>
      </w:pPr>
      <w:r w:rsidRPr="004D121C">
        <w:rPr>
          <w:rFonts w:ascii="Times New Roman" w:eastAsia="Calibri" w:hAnsi="Times New Roman" w:cs="Times New Roman"/>
          <w:sz w:val="24"/>
          <w:szCs w:val="24"/>
        </w:rPr>
        <w:t>To detect if a person is not wearing a nose mask</w:t>
      </w:r>
      <w:r w:rsidR="00DE79E1" w:rsidRPr="004D121C">
        <w:rPr>
          <w:rFonts w:ascii="Times New Roman" w:eastAsia="Calibri" w:hAnsi="Times New Roman" w:cs="Times New Roman"/>
          <w:sz w:val="24"/>
          <w:szCs w:val="24"/>
        </w:rPr>
        <w:t>.</w:t>
      </w:r>
    </w:p>
    <w:p w14:paraId="16290999" w14:textId="35E50CD9" w:rsidR="00DE79E1" w:rsidRPr="004D121C" w:rsidRDefault="00DE79E1" w:rsidP="00DE79E1">
      <w:pPr>
        <w:rPr>
          <w:rFonts w:ascii="Times New Roman" w:eastAsia="Calibri" w:hAnsi="Times New Roman" w:cs="Times New Roman"/>
          <w:b/>
          <w:bCs/>
          <w:sz w:val="28"/>
          <w:szCs w:val="28"/>
        </w:rPr>
      </w:pPr>
      <w:r w:rsidRPr="004D121C">
        <w:rPr>
          <w:rFonts w:ascii="Times New Roman" w:eastAsia="Calibri" w:hAnsi="Times New Roman" w:cs="Times New Roman"/>
          <w:b/>
          <w:bCs/>
          <w:sz w:val="28"/>
          <w:szCs w:val="28"/>
        </w:rPr>
        <w:t>1.3 SIGNIFICANCE OF THE STUDY</w:t>
      </w:r>
    </w:p>
    <w:p w14:paraId="2F2AB4E7" w14:textId="65343FCE" w:rsidR="00DE79E1" w:rsidRPr="004D121C" w:rsidRDefault="00DE79E1" w:rsidP="00DE79E1">
      <w:pPr>
        <w:rPr>
          <w:rFonts w:ascii="Times New Roman" w:eastAsia="Calibri" w:hAnsi="Times New Roman" w:cs="Times New Roman"/>
          <w:sz w:val="24"/>
          <w:szCs w:val="24"/>
        </w:rPr>
      </w:pPr>
      <w:r w:rsidRPr="004D121C">
        <w:rPr>
          <w:rFonts w:ascii="Times New Roman" w:eastAsia="Calibri" w:hAnsi="Times New Roman" w:cs="Times New Roman"/>
          <w:sz w:val="24"/>
          <w:szCs w:val="24"/>
        </w:rPr>
        <w:t>This presents the usefulness, importance and justification of the project. The importance of this project is stated below:</w:t>
      </w:r>
    </w:p>
    <w:p w14:paraId="2065F0B6" w14:textId="4BA8C5B9" w:rsidR="00DE79E1" w:rsidRPr="004D121C" w:rsidRDefault="00DE79E1" w:rsidP="00DE79E1">
      <w:pPr>
        <w:pStyle w:val="ListParagraph"/>
        <w:numPr>
          <w:ilvl w:val="0"/>
          <w:numId w:val="9"/>
        </w:numPr>
        <w:rPr>
          <w:rFonts w:ascii="Times New Roman" w:eastAsia="Calibri" w:hAnsi="Times New Roman" w:cs="Times New Roman"/>
          <w:sz w:val="24"/>
          <w:szCs w:val="24"/>
        </w:rPr>
      </w:pPr>
      <w:r w:rsidRPr="004D121C">
        <w:rPr>
          <w:rFonts w:ascii="Times New Roman" w:eastAsia="Calibri" w:hAnsi="Times New Roman" w:cs="Times New Roman"/>
          <w:sz w:val="24"/>
          <w:szCs w:val="24"/>
        </w:rPr>
        <w:t>To design and implement a face mask detection system.</w:t>
      </w:r>
    </w:p>
    <w:p w14:paraId="24B633A2" w14:textId="2690B6A0" w:rsidR="00DE79E1" w:rsidRPr="004D121C" w:rsidRDefault="00DE79E1" w:rsidP="00DE79E1">
      <w:pPr>
        <w:pStyle w:val="ListParagraph"/>
        <w:numPr>
          <w:ilvl w:val="0"/>
          <w:numId w:val="9"/>
        </w:numPr>
        <w:rPr>
          <w:rFonts w:ascii="Times New Roman" w:eastAsia="Calibri" w:hAnsi="Times New Roman" w:cs="Times New Roman"/>
          <w:sz w:val="24"/>
          <w:szCs w:val="24"/>
        </w:rPr>
      </w:pPr>
      <w:r w:rsidRPr="004D121C">
        <w:rPr>
          <w:rFonts w:ascii="Times New Roman" w:eastAsia="Calibri" w:hAnsi="Times New Roman" w:cs="Times New Roman"/>
          <w:sz w:val="24"/>
          <w:szCs w:val="24"/>
        </w:rPr>
        <w:t>Gaining experience in computer vision, machine learning and image processing techniques.</w:t>
      </w:r>
    </w:p>
    <w:p w14:paraId="18BAD665" w14:textId="3826D111" w:rsidR="00DE79E1" w:rsidRPr="004D121C" w:rsidRDefault="00DE79E1" w:rsidP="00DE79E1">
      <w:pPr>
        <w:pStyle w:val="ListParagraph"/>
        <w:numPr>
          <w:ilvl w:val="0"/>
          <w:numId w:val="9"/>
        </w:numPr>
        <w:rPr>
          <w:rFonts w:ascii="Times New Roman" w:eastAsia="Calibri" w:hAnsi="Times New Roman" w:cs="Times New Roman"/>
          <w:sz w:val="24"/>
          <w:szCs w:val="24"/>
        </w:rPr>
      </w:pPr>
      <w:r w:rsidRPr="004D121C">
        <w:rPr>
          <w:rFonts w:ascii="Times New Roman" w:eastAsia="Calibri" w:hAnsi="Times New Roman" w:cs="Times New Roman"/>
          <w:sz w:val="24"/>
          <w:szCs w:val="24"/>
        </w:rPr>
        <w:t>It will also help in gaining experience on how to build and train machine learning model for real-world Application.</w:t>
      </w:r>
    </w:p>
    <w:p w14:paraId="442F3F89" w14:textId="17E63B7B" w:rsidR="00DE79E1" w:rsidRPr="004D121C" w:rsidRDefault="00DE79E1" w:rsidP="00DE79E1">
      <w:pPr>
        <w:pStyle w:val="ListParagraph"/>
        <w:numPr>
          <w:ilvl w:val="0"/>
          <w:numId w:val="9"/>
        </w:numPr>
        <w:rPr>
          <w:rFonts w:ascii="Times New Roman" w:eastAsia="Calibri" w:hAnsi="Times New Roman" w:cs="Times New Roman"/>
          <w:sz w:val="24"/>
          <w:szCs w:val="24"/>
        </w:rPr>
      </w:pPr>
      <w:r w:rsidRPr="004D121C">
        <w:rPr>
          <w:rFonts w:ascii="Times New Roman" w:eastAsia="Calibri" w:hAnsi="Times New Roman" w:cs="Times New Roman"/>
          <w:sz w:val="24"/>
          <w:szCs w:val="24"/>
        </w:rPr>
        <w:t>It will also help in gaining practical experience in deploying a machine learning model in production environment and learn how to evaluate the performance of a model.</w:t>
      </w:r>
    </w:p>
    <w:p w14:paraId="6CC6BD66" w14:textId="77777777" w:rsidR="00DE79E1" w:rsidRPr="004D121C" w:rsidRDefault="00DE79E1" w:rsidP="00DE79E1">
      <w:pPr>
        <w:rPr>
          <w:rFonts w:ascii="Times New Roman" w:eastAsia="Calibri" w:hAnsi="Times New Roman" w:cs="Times New Roman"/>
          <w:sz w:val="24"/>
          <w:szCs w:val="24"/>
        </w:rPr>
      </w:pPr>
    </w:p>
    <w:p w14:paraId="41294078" w14:textId="77777777" w:rsidR="00112FA9" w:rsidRPr="004D121C" w:rsidRDefault="00112FA9" w:rsidP="00DE79E1">
      <w:pPr>
        <w:rPr>
          <w:rFonts w:ascii="Times New Roman" w:eastAsia="Calibri" w:hAnsi="Times New Roman" w:cs="Times New Roman"/>
          <w:sz w:val="24"/>
          <w:szCs w:val="24"/>
        </w:rPr>
      </w:pPr>
    </w:p>
    <w:p w14:paraId="768498B9" w14:textId="3A289001" w:rsidR="00DE79E1" w:rsidRPr="004D121C" w:rsidRDefault="00DE79E1" w:rsidP="00DE79E1">
      <w:pPr>
        <w:rPr>
          <w:rFonts w:ascii="Times New Roman" w:eastAsia="Calibri" w:hAnsi="Times New Roman" w:cs="Times New Roman"/>
          <w:b/>
          <w:bCs/>
          <w:sz w:val="28"/>
          <w:szCs w:val="28"/>
        </w:rPr>
      </w:pPr>
      <w:r w:rsidRPr="004D121C">
        <w:rPr>
          <w:rFonts w:ascii="Times New Roman" w:eastAsia="Calibri" w:hAnsi="Times New Roman" w:cs="Times New Roman"/>
          <w:b/>
          <w:bCs/>
          <w:sz w:val="28"/>
          <w:szCs w:val="28"/>
        </w:rPr>
        <w:lastRenderedPageBreak/>
        <w:t>1.4 OBJECTIVE OF THE STUDY</w:t>
      </w:r>
    </w:p>
    <w:p w14:paraId="041118F2" w14:textId="77777777" w:rsidR="00E62DAC" w:rsidRPr="004D121C" w:rsidRDefault="00E62DAC"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The aim of the project is to design and implement a facemask detector system using computer vision.</w:t>
      </w:r>
    </w:p>
    <w:p w14:paraId="4C4DB9B8" w14:textId="2F7ECD75" w:rsidR="00DE79E1" w:rsidRPr="004D121C" w:rsidRDefault="00E62DAC"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The objectives of the project are as follows</w:t>
      </w:r>
      <w:r w:rsidRPr="004D121C">
        <w:rPr>
          <w:rFonts w:ascii="Times New Roman" w:eastAsia="Calibri" w:hAnsi="Times New Roman" w:cs="Times New Roman"/>
          <w:sz w:val="24"/>
          <w:szCs w:val="24"/>
        </w:rPr>
        <w:t>:</w:t>
      </w:r>
    </w:p>
    <w:p w14:paraId="7BBF6343" w14:textId="2E3B9B8F" w:rsidR="00E62DAC" w:rsidRPr="004D121C" w:rsidRDefault="00E62DAC" w:rsidP="00E62DAC">
      <w:pPr>
        <w:pStyle w:val="ListParagraph"/>
        <w:numPr>
          <w:ilvl w:val="0"/>
          <w:numId w:val="10"/>
        </w:numPr>
        <w:rPr>
          <w:rFonts w:ascii="Times New Roman" w:eastAsia="Calibri" w:hAnsi="Times New Roman" w:cs="Times New Roman"/>
          <w:sz w:val="24"/>
          <w:szCs w:val="24"/>
        </w:rPr>
      </w:pPr>
      <w:r w:rsidRPr="004D121C">
        <w:rPr>
          <w:rFonts w:ascii="Times New Roman" w:eastAsia="Calibri" w:hAnsi="Times New Roman" w:cs="Times New Roman"/>
          <w:sz w:val="24"/>
          <w:szCs w:val="24"/>
        </w:rPr>
        <w:t>T</w:t>
      </w:r>
      <w:r w:rsidRPr="004D121C">
        <w:rPr>
          <w:rFonts w:ascii="Times New Roman" w:hAnsi="Times New Roman" w:cs="Times New Roman"/>
        </w:rPr>
        <w:t xml:space="preserve"> </w:t>
      </w:r>
      <w:r w:rsidRPr="004D121C">
        <w:rPr>
          <w:rFonts w:ascii="Times New Roman" w:eastAsia="Calibri" w:hAnsi="Times New Roman" w:cs="Times New Roman"/>
          <w:sz w:val="24"/>
          <w:szCs w:val="24"/>
        </w:rPr>
        <w:t>develop an object detection deep learning model using Convolution Neural Network (CNN) and Transfer Learning.</w:t>
      </w:r>
    </w:p>
    <w:p w14:paraId="1DE3E5C2" w14:textId="5B22DB6E" w:rsidR="00E62DAC" w:rsidRPr="004D121C" w:rsidRDefault="00E62DAC" w:rsidP="00E62DAC">
      <w:pPr>
        <w:pStyle w:val="ListParagraph"/>
        <w:numPr>
          <w:ilvl w:val="0"/>
          <w:numId w:val="10"/>
        </w:numPr>
        <w:rPr>
          <w:rFonts w:ascii="Times New Roman" w:eastAsia="Calibri" w:hAnsi="Times New Roman" w:cs="Times New Roman"/>
          <w:sz w:val="24"/>
          <w:szCs w:val="24"/>
        </w:rPr>
      </w:pPr>
      <w:r w:rsidRPr="004D121C">
        <w:rPr>
          <w:rFonts w:ascii="Times New Roman" w:eastAsia="Calibri" w:hAnsi="Times New Roman" w:cs="Times New Roman"/>
          <w:sz w:val="24"/>
          <w:szCs w:val="24"/>
        </w:rPr>
        <w:t xml:space="preserve">To </w:t>
      </w:r>
      <w:r w:rsidRPr="004D121C">
        <w:rPr>
          <w:rFonts w:ascii="Times New Roman" w:eastAsia="Calibri" w:hAnsi="Times New Roman" w:cs="Times New Roman"/>
          <w:sz w:val="24"/>
          <w:szCs w:val="24"/>
        </w:rPr>
        <w:t>collect, pre-process and analyse images of faces with and without facemasks.</w:t>
      </w:r>
    </w:p>
    <w:p w14:paraId="14C41273" w14:textId="77777777" w:rsidR="00E62DAC" w:rsidRPr="004D121C" w:rsidRDefault="00E62DAC" w:rsidP="00E62DAC">
      <w:pPr>
        <w:pStyle w:val="ListParagraph"/>
        <w:numPr>
          <w:ilvl w:val="0"/>
          <w:numId w:val="10"/>
        </w:numPr>
        <w:rPr>
          <w:rFonts w:ascii="Times New Roman" w:eastAsia="Calibri" w:hAnsi="Times New Roman" w:cs="Times New Roman"/>
          <w:sz w:val="24"/>
          <w:szCs w:val="24"/>
        </w:rPr>
      </w:pPr>
      <w:r w:rsidRPr="004D121C">
        <w:rPr>
          <w:rFonts w:ascii="Times New Roman" w:eastAsia="Calibri" w:hAnsi="Times New Roman" w:cs="Times New Roman"/>
          <w:sz w:val="24"/>
          <w:szCs w:val="24"/>
        </w:rPr>
        <w:t>To implement the facemask detection system using a Raspberry Pi 4B microcontroller.</w:t>
      </w:r>
    </w:p>
    <w:p w14:paraId="254E3CDD" w14:textId="77777777" w:rsidR="00E62DAC" w:rsidRPr="004D121C" w:rsidRDefault="00E62DAC" w:rsidP="00E62DAC">
      <w:pPr>
        <w:pStyle w:val="ListParagraph"/>
        <w:numPr>
          <w:ilvl w:val="0"/>
          <w:numId w:val="10"/>
        </w:numPr>
        <w:rPr>
          <w:rFonts w:ascii="Times New Roman" w:eastAsia="Calibri" w:hAnsi="Times New Roman" w:cs="Times New Roman"/>
          <w:sz w:val="24"/>
          <w:szCs w:val="24"/>
        </w:rPr>
      </w:pPr>
      <w:r w:rsidRPr="004D121C">
        <w:rPr>
          <w:rFonts w:ascii="Times New Roman" w:eastAsia="Calibri" w:hAnsi="Times New Roman" w:cs="Times New Roman"/>
          <w:sz w:val="24"/>
          <w:szCs w:val="24"/>
        </w:rPr>
        <w:t>To evaluate and test the facemask detection system.</w:t>
      </w:r>
    </w:p>
    <w:p w14:paraId="32F98929" w14:textId="6597F9A0" w:rsidR="00E62DAC" w:rsidRPr="004D121C" w:rsidRDefault="00E62DAC" w:rsidP="00E62DAC">
      <w:pPr>
        <w:pStyle w:val="ListParagraph"/>
        <w:numPr>
          <w:ilvl w:val="0"/>
          <w:numId w:val="10"/>
        </w:numPr>
        <w:rPr>
          <w:rFonts w:ascii="Times New Roman" w:eastAsia="Calibri" w:hAnsi="Times New Roman" w:cs="Times New Roman"/>
          <w:sz w:val="24"/>
          <w:szCs w:val="24"/>
        </w:rPr>
      </w:pPr>
      <w:r w:rsidRPr="004D121C">
        <w:rPr>
          <w:rFonts w:ascii="Times New Roman" w:eastAsia="Calibri" w:hAnsi="Times New Roman" w:cs="Times New Roman"/>
          <w:sz w:val="24"/>
          <w:szCs w:val="24"/>
        </w:rPr>
        <w:t xml:space="preserve">To deploy the system in real-life environment </w:t>
      </w:r>
    </w:p>
    <w:p w14:paraId="1250599A" w14:textId="77777777" w:rsidR="00E62DAC" w:rsidRPr="004D121C" w:rsidRDefault="00E62DAC" w:rsidP="00E62DAC">
      <w:pPr>
        <w:pStyle w:val="ListParagraph"/>
        <w:rPr>
          <w:rFonts w:ascii="Times New Roman" w:eastAsia="Calibri" w:hAnsi="Times New Roman" w:cs="Times New Roman"/>
          <w:sz w:val="24"/>
          <w:szCs w:val="24"/>
        </w:rPr>
      </w:pPr>
    </w:p>
    <w:p w14:paraId="5354A682" w14:textId="2F8A20B1" w:rsidR="00E62DAC" w:rsidRPr="004D121C" w:rsidRDefault="00E62DAC" w:rsidP="00E62DAC">
      <w:pPr>
        <w:rPr>
          <w:rFonts w:ascii="Times New Roman" w:eastAsia="Calibri" w:hAnsi="Times New Roman" w:cs="Times New Roman"/>
          <w:b/>
          <w:bCs/>
          <w:sz w:val="28"/>
          <w:szCs w:val="28"/>
        </w:rPr>
      </w:pPr>
      <w:r w:rsidRPr="004D121C">
        <w:rPr>
          <w:rFonts w:ascii="Times New Roman" w:eastAsia="Calibri" w:hAnsi="Times New Roman" w:cs="Times New Roman"/>
          <w:b/>
          <w:bCs/>
          <w:sz w:val="28"/>
          <w:szCs w:val="28"/>
        </w:rPr>
        <w:t>1.4.1 SCOPE OF THE STUDY</w:t>
      </w:r>
    </w:p>
    <w:p w14:paraId="6CCFE571" w14:textId="77777777" w:rsidR="00E62DAC" w:rsidRPr="004D121C" w:rsidRDefault="00E62DAC"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This project will focus on assembling of the required hardware and components such as raspberry pi display, raspberry pi camera, raspberry pi microcontroller.</w:t>
      </w:r>
    </w:p>
    <w:p w14:paraId="7B1E7B9C" w14:textId="77777777" w:rsidR="00B23FC9" w:rsidRPr="004D121C" w:rsidRDefault="00E62DAC"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It will also cover other aspect such gathering of required dataset, designing an</w:t>
      </w:r>
      <w:r w:rsidR="00B23FC9" w:rsidRPr="004D121C">
        <w:rPr>
          <w:rFonts w:ascii="Times New Roman" w:eastAsia="Calibri" w:hAnsi="Times New Roman" w:cs="Times New Roman"/>
          <w:sz w:val="24"/>
          <w:szCs w:val="24"/>
        </w:rPr>
        <w:t>d transformation of the design into executable programming code.</w:t>
      </w:r>
    </w:p>
    <w:p w14:paraId="34979836" w14:textId="77777777" w:rsidR="00B23FC9" w:rsidRPr="004D121C" w:rsidRDefault="00B23FC9" w:rsidP="00E62DAC">
      <w:pPr>
        <w:rPr>
          <w:rFonts w:ascii="Times New Roman" w:eastAsia="Calibri" w:hAnsi="Times New Roman" w:cs="Times New Roman"/>
          <w:b/>
          <w:bCs/>
          <w:sz w:val="28"/>
          <w:szCs w:val="28"/>
        </w:rPr>
      </w:pPr>
      <w:r w:rsidRPr="004D121C">
        <w:rPr>
          <w:rFonts w:ascii="Times New Roman" w:eastAsia="Calibri" w:hAnsi="Times New Roman" w:cs="Times New Roman"/>
          <w:b/>
          <w:bCs/>
          <w:sz w:val="28"/>
          <w:szCs w:val="28"/>
        </w:rPr>
        <w:t>1.4.2 LIMITATION OF THE STUDY</w:t>
      </w:r>
    </w:p>
    <w:p w14:paraId="2C9EC758" w14:textId="77777777" w:rsidR="00CC06E5" w:rsidRPr="004D121C" w:rsidRDefault="00B23FC9"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One of the major limitations of this project is that the model cannot be train from the scratch due to limited dataset and resources such memory, processing power of the hardware to train the model.</w:t>
      </w:r>
    </w:p>
    <w:p w14:paraId="43F7ED11" w14:textId="459297CF" w:rsidR="00B23FC9" w:rsidRPr="004D121C" w:rsidRDefault="00B23FC9"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The vision device used for taking the sample of the images does not have lig</w:t>
      </w:r>
      <w:r w:rsidR="00CC06E5" w:rsidRPr="004D121C">
        <w:rPr>
          <w:rFonts w:ascii="Times New Roman" w:eastAsia="Calibri" w:hAnsi="Times New Roman" w:cs="Times New Roman"/>
          <w:sz w:val="24"/>
          <w:szCs w:val="24"/>
        </w:rPr>
        <w:t xml:space="preserve">ht so its performance is limited to during day only or only if enough light can be </w:t>
      </w:r>
      <w:proofErr w:type="gramStart"/>
      <w:r w:rsidR="00CC06E5" w:rsidRPr="004D121C">
        <w:rPr>
          <w:rFonts w:ascii="Times New Roman" w:eastAsia="Calibri" w:hAnsi="Times New Roman" w:cs="Times New Roman"/>
          <w:sz w:val="24"/>
          <w:szCs w:val="24"/>
        </w:rPr>
        <w:t>provide</w:t>
      </w:r>
      <w:proofErr w:type="gramEnd"/>
      <w:r w:rsidR="00CC06E5" w:rsidRPr="004D121C">
        <w:rPr>
          <w:rFonts w:ascii="Times New Roman" w:eastAsia="Calibri" w:hAnsi="Times New Roman" w:cs="Times New Roman"/>
          <w:sz w:val="24"/>
          <w:szCs w:val="24"/>
        </w:rPr>
        <w:t xml:space="preserve"> during the night. </w:t>
      </w:r>
    </w:p>
    <w:p w14:paraId="23D6AE5A" w14:textId="669B07B8" w:rsidR="00CC06E5" w:rsidRPr="004D121C" w:rsidRDefault="00CC06E5" w:rsidP="00E62DAC">
      <w:pPr>
        <w:rPr>
          <w:rFonts w:ascii="Times New Roman" w:eastAsia="Calibri" w:hAnsi="Times New Roman" w:cs="Times New Roman"/>
          <w:b/>
          <w:bCs/>
          <w:sz w:val="28"/>
          <w:szCs w:val="28"/>
        </w:rPr>
      </w:pPr>
      <w:r w:rsidRPr="004D121C">
        <w:rPr>
          <w:rFonts w:ascii="Times New Roman" w:eastAsia="Calibri" w:hAnsi="Times New Roman" w:cs="Times New Roman"/>
          <w:b/>
          <w:bCs/>
          <w:sz w:val="28"/>
          <w:szCs w:val="28"/>
        </w:rPr>
        <w:t>1.5 DEFINITION OF TERMS</w:t>
      </w:r>
    </w:p>
    <w:p w14:paraId="64840CA9" w14:textId="6BF196CF" w:rsidR="00112FA9" w:rsidRPr="004D121C" w:rsidRDefault="00112FA9"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MICROCONTROLLER</w:t>
      </w:r>
    </w:p>
    <w:p w14:paraId="5D6D9934" w14:textId="509B5527" w:rsidR="00A843BA" w:rsidRPr="004D121C" w:rsidRDefault="00112FA9"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 xml:space="preserve">A microcontroller is a compact microcomputer designed to the govern and co-ordinate the operations of embedded system in motor, vehicles, robots, machines etc. it is a computer built onto a single printed circuit board. The board provides all the necessary circuit for a useful task. Microprocessor, </w:t>
      </w:r>
      <w:proofErr w:type="spellStart"/>
      <w:r w:rsidRPr="004D121C">
        <w:rPr>
          <w:rFonts w:ascii="Times New Roman" w:eastAsia="Calibri" w:hAnsi="Times New Roman" w:cs="Times New Roman"/>
          <w:sz w:val="24"/>
          <w:szCs w:val="24"/>
        </w:rPr>
        <w:t>i</w:t>
      </w:r>
      <w:proofErr w:type="spellEnd"/>
      <w:r w:rsidRPr="004D121C">
        <w:rPr>
          <w:rFonts w:ascii="Times New Roman" w:eastAsia="Calibri" w:hAnsi="Times New Roman" w:cs="Times New Roman"/>
          <w:sz w:val="24"/>
          <w:szCs w:val="24"/>
        </w:rPr>
        <w:t xml:space="preserve">/o circuits, clock generator, RAM, stored program memory and other support IC’s (integrated circuit). </w:t>
      </w:r>
    </w:p>
    <w:p w14:paraId="5B90605E" w14:textId="45739BDF" w:rsidR="00112FA9" w:rsidRPr="004D121C" w:rsidRDefault="00A843BA"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CONVOLUTIONAL NEURAL NETWORK (CNN)</w:t>
      </w:r>
    </w:p>
    <w:p w14:paraId="12553A89" w14:textId="721E9D45" w:rsidR="004D337B" w:rsidRPr="004D121C" w:rsidRDefault="004D337B"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 xml:space="preserve">Convolution Neural Network </w:t>
      </w:r>
      <w:r w:rsidR="00A843BA" w:rsidRPr="004D121C">
        <w:rPr>
          <w:rFonts w:ascii="Times New Roman" w:eastAsia="Calibri" w:hAnsi="Times New Roman" w:cs="Times New Roman"/>
          <w:sz w:val="24"/>
          <w:szCs w:val="24"/>
        </w:rPr>
        <w:t>is type of artificial neural network algorithm that used in extracting features from image. It comprises of three major layers which are convolutional layer, pooling layers fully connected layers.</w:t>
      </w:r>
    </w:p>
    <w:p w14:paraId="618F0E73" w14:textId="77777777" w:rsidR="00B230F4" w:rsidRPr="004D121C" w:rsidRDefault="00B230F4" w:rsidP="00E62DAC">
      <w:pPr>
        <w:rPr>
          <w:rFonts w:ascii="Times New Roman" w:eastAsia="Calibri" w:hAnsi="Times New Roman" w:cs="Times New Roman"/>
          <w:sz w:val="24"/>
          <w:szCs w:val="24"/>
        </w:rPr>
      </w:pPr>
    </w:p>
    <w:p w14:paraId="1927EC69" w14:textId="77777777" w:rsidR="00B230F4" w:rsidRPr="004D121C" w:rsidRDefault="00B230F4" w:rsidP="00E62DAC">
      <w:pPr>
        <w:rPr>
          <w:rFonts w:ascii="Times New Roman" w:eastAsia="Calibri" w:hAnsi="Times New Roman" w:cs="Times New Roman"/>
          <w:sz w:val="24"/>
          <w:szCs w:val="24"/>
        </w:rPr>
      </w:pPr>
    </w:p>
    <w:p w14:paraId="1B8453AF" w14:textId="482A4863" w:rsidR="00A843BA" w:rsidRPr="004D121C" w:rsidRDefault="00A843BA"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lastRenderedPageBreak/>
        <w:t xml:space="preserve">DEEP LEARNING </w:t>
      </w:r>
    </w:p>
    <w:p w14:paraId="23825357" w14:textId="02C0F5A3" w:rsidR="00A843BA" w:rsidRPr="004D121C" w:rsidRDefault="00A843BA"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Deep Learning is a type of machine learning in which several artificial neural networks are used to extract features</w:t>
      </w:r>
      <w:r w:rsidR="00B230F4" w:rsidRPr="004D121C">
        <w:rPr>
          <w:rFonts w:ascii="Times New Roman" w:eastAsia="Calibri" w:hAnsi="Times New Roman" w:cs="Times New Roman"/>
          <w:sz w:val="24"/>
          <w:szCs w:val="24"/>
        </w:rPr>
        <w:t xml:space="preserve"> </w:t>
      </w:r>
      <w:r w:rsidRPr="004D121C">
        <w:rPr>
          <w:rFonts w:ascii="Times New Roman" w:eastAsia="Calibri" w:hAnsi="Times New Roman" w:cs="Times New Roman"/>
          <w:sz w:val="24"/>
          <w:szCs w:val="24"/>
        </w:rPr>
        <w:t>(learning weight) from any given data.</w:t>
      </w:r>
      <w:r w:rsidR="00B230F4" w:rsidRPr="004D121C">
        <w:rPr>
          <w:rFonts w:ascii="Times New Roman" w:eastAsia="Calibri" w:hAnsi="Times New Roman" w:cs="Times New Roman"/>
          <w:sz w:val="24"/>
          <w:szCs w:val="24"/>
        </w:rPr>
        <w:t xml:space="preserve"> It is type of computer system that mimic human approaches of solving a problem.</w:t>
      </w:r>
    </w:p>
    <w:p w14:paraId="2F03A3E9" w14:textId="77777777" w:rsidR="00A843BA" w:rsidRPr="004D121C" w:rsidRDefault="00A843BA" w:rsidP="00E62DAC">
      <w:pPr>
        <w:rPr>
          <w:rFonts w:ascii="Times New Roman" w:eastAsia="Calibri" w:hAnsi="Times New Roman" w:cs="Times New Roman"/>
          <w:sz w:val="24"/>
          <w:szCs w:val="24"/>
        </w:rPr>
      </w:pPr>
    </w:p>
    <w:p w14:paraId="68EB8F55" w14:textId="77777777" w:rsidR="00A843BA" w:rsidRPr="004D121C" w:rsidRDefault="00A843BA" w:rsidP="00E62DAC">
      <w:pPr>
        <w:rPr>
          <w:rFonts w:ascii="Times New Roman" w:eastAsia="Calibri" w:hAnsi="Times New Roman" w:cs="Times New Roman"/>
          <w:sz w:val="24"/>
          <w:szCs w:val="24"/>
        </w:rPr>
      </w:pPr>
    </w:p>
    <w:p w14:paraId="19A367E9" w14:textId="77777777" w:rsidR="00A843BA" w:rsidRPr="004D121C" w:rsidRDefault="00A843BA" w:rsidP="00E62DAC">
      <w:pPr>
        <w:rPr>
          <w:rFonts w:ascii="Times New Roman" w:eastAsia="Calibri" w:hAnsi="Times New Roman" w:cs="Times New Roman"/>
          <w:sz w:val="24"/>
          <w:szCs w:val="24"/>
        </w:rPr>
      </w:pPr>
    </w:p>
    <w:p w14:paraId="127241F1" w14:textId="77777777" w:rsidR="00CC06E5" w:rsidRPr="004D121C" w:rsidRDefault="00CC06E5" w:rsidP="00E62DAC">
      <w:pPr>
        <w:rPr>
          <w:rFonts w:ascii="Times New Roman" w:eastAsia="Calibri" w:hAnsi="Times New Roman" w:cs="Times New Roman"/>
          <w:sz w:val="24"/>
          <w:szCs w:val="24"/>
        </w:rPr>
      </w:pPr>
    </w:p>
    <w:p w14:paraId="53999E84" w14:textId="77777777" w:rsidR="00CC06E5" w:rsidRPr="004D121C" w:rsidRDefault="00CC06E5" w:rsidP="00E62DAC">
      <w:pPr>
        <w:rPr>
          <w:rFonts w:ascii="Times New Roman" w:eastAsia="Calibri" w:hAnsi="Times New Roman" w:cs="Times New Roman"/>
          <w:sz w:val="24"/>
          <w:szCs w:val="24"/>
        </w:rPr>
      </w:pPr>
    </w:p>
    <w:p w14:paraId="61150588" w14:textId="58A10891" w:rsidR="00E62DAC" w:rsidRPr="004D121C" w:rsidRDefault="00E62DAC" w:rsidP="00E62DAC">
      <w:pPr>
        <w:rPr>
          <w:rFonts w:ascii="Times New Roman" w:eastAsia="Calibri" w:hAnsi="Times New Roman" w:cs="Times New Roman"/>
          <w:sz w:val="24"/>
          <w:szCs w:val="24"/>
        </w:rPr>
      </w:pPr>
      <w:r w:rsidRPr="004D121C">
        <w:rPr>
          <w:rFonts w:ascii="Times New Roman" w:eastAsia="Calibri" w:hAnsi="Times New Roman" w:cs="Times New Roman"/>
          <w:sz w:val="24"/>
          <w:szCs w:val="24"/>
        </w:rPr>
        <w:t xml:space="preserve"> </w:t>
      </w:r>
    </w:p>
    <w:p w14:paraId="404BD243" w14:textId="77777777" w:rsidR="00E62DAC" w:rsidRPr="004D121C" w:rsidRDefault="00E62DAC" w:rsidP="00E62DAC">
      <w:pPr>
        <w:rPr>
          <w:rFonts w:ascii="Times New Roman" w:eastAsia="Calibri" w:hAnsi="Times New Roman" w:cs="Times New Roman"/>
          <w:sz w:val="24"/>
          <w:szCs w:val="24"/>
        </w:rPr>
      </w:pPr>
    </w:p>
    <w:p w14:paraId="290014DB" w14:textId="77777777" w:rsidR="00DE79E1" w:rsidRPr="004D121C" w:rsidRDefault="00DE79E1" w:rsidP="00DE79E1">
      <w:pPr>
        <w:rPr>
          <w:rFonts w:ascii="Times New Roman" w:eastAsia="Calibri" w:hAnsi="Times New Roman" w:cs="Times New Roman"/>
          <w:sz w:val="24"/>
          <w:szCs w:val="24"/>
        </w:rPr>
      </w:pPr>
    </w:p>
    <w:p w14:paraId="4513B031" w14:textId="77777777" w:rsidR="00DE79E1" w:rsidRPr="004D121C" w:rsidRDefault="00DE79E1" w:rsidP="00DE79E1">
      <w:pPr>
        <w:rPr>
          <w:rFonts w:ascii="Times New Roman" w:eastAsia="Calibri" w:hAnsi="Times New Roman" w:cs="Times New Roman"/>
          <w:sz w:val="24"/>
          <w:szCs w:val="24"/>
        </w:rPr>
      </w:pPr>
    </w:p>
    <w:p w14:paraId="18A9A3C7" w14:textId="63F4BE86" w:rsidR="00F567AA" w:rsidRPr="004D121C" w:rsidRDefault="00F567AA" w:rsidP="00F567AA">
      <w:pPr>
        <w:pStyle w:val="ListParagraph"/>
        <w:ind w:left="1440"/>
        <w:rPr>
          <w:rFonts w:ascii="Times New Roman" w:eastAsia="Calibri" w:hAnsi="Times New Roman" w:cs="Times New Roman"/>
          <w:sz w:val="24"/>
          <w:szCs w:val="24"/>
        </w:rPr>
      </w:pPr>
    </w:p>
    <w:p w14:paraId="044C7BED" w14:textId="053AF351" w:rsidR="00F567AA" w:rsidRPr="004D121C" w:rsidRDefault="00F567AA" w:rsidP="00F567AA">
      <w:pPr>
        <w:pStyle w:val="ListParagraph"/>
        <w:ind w:left="1440"/>
        <w:rPr>
          <w:rFonts w:ascii="Times New Roman" w:eastAsia="Calibri" w:hAnsi="Times New Roman" w:cs="Times New Roman"/>
          <w:sz w:val="24"/>
          <w:szCs w:val="24"/>
        </w:rPr>
      </w:pPr>
    </w:p>
    <w:p w14:paraId="41951117" w14:textId="77777777" w:rsidR="00F567AA" w:rsidRPr="004D121C" w:rsidRDefault="00F567AA" w:rsidP="00F567AA">
      <w:pPr>
        <w:pStyle w:val="ListParagraph"/>
        <w:ind w:left="1440"/>
        <w:rPr>
          <w:rFonts w:ascii="Times New Roman" w:eastAsia="Calibri" w:hAnsi="Times New Roman" w:cs="Times New Roman"/>
          <w:sz w:val="24"/>
          <w:szCs w:val="24"/>
        </w:rPr>
      </w:pPr>
    </w:p>
    <w:p w14:paraId="7205A80E" w14:textId="6A350829" w:rsidR="00F567AA" w:rsidRPr="004D121C" w:rsidRDefault="00F567AA" w:rsidP="00F567AA">
      <w:pPr>
        <w:pStyle w:val="ListParagraph"/>
        <w:ind w:left="1440"/>
        <w:rPr>
          <w:rFonts w:ascii="Times New Roman" w:eastAsia="Calibri" w:hAnsi="Times New Roman" w:cs="Times New Roman"/>
          <w:sz w:val="24"/>
          <w:szCs w:val="24"/>
        </w:rPr>
      </w:pPr>
    </w:p>
    <w:p w14:paraId="0F870C33" w14:textId="4AEBCB4E" w:rsidR="00F567AA" w:rsidRPr="004D121C" w:rsidRDefault="00F567AA" w:rsidP="00F567AA">
      <w:pPr>
        <w:pStyle w:val="ListParagraph"/>
        <w:ind w:left="1440"/>
        <w:rPr>
          <w:rFonts w:ascii="Times New Roman" w:eastAsia="Calibri" w:hAnsi="Times New Roman" w:cs="Times New Roman"/>
          <w:sz w:val="24"/>
          <w:szCs w:val="24"/>
        </w:rPr>
      </w:pPr>
    </w:p>
    <w:p w14:paraId="52E353D0" w14:textId="761342A7" w:rsidR="00F567AA" w:rsidRPr="004D121C" w:rsidRDefault="00F567AA" w:rsidP="00F567AA">
      <w:pPr>
        <w:pStyle w:val="ListParagraph"/>
        <w:ind w:left="1440"/>
        <w:rPr>
          <w:rFonts w:ascii="Times New Roman" w:eastAsia="Calibri" w:hAnsi="Times New Roman" w:cs="Times New Roman"/>
          <w:sz w:val="24"/>
          <w:szCs w:val="24"/>
        </w:rPr>
      </w:pPr>
    </w:p>
    <w:p w14:paraId="5BF0F6AE" w14:textId="46344E59" w:rsidR="00F567AA" w:rsidRPr="004D121C" w:rsidRDefault="00F567AA" w:rsidP="00F567AA">
      <w:pPr>
        <w:pStyle w:val="ListParagraph"/>
        <w:ind w:left="1440"/>
        <w:rPr>
          <w:rFonts w:ascii="Times New Roman" w:eastAsia="Calibri" w:hAnsi="Times New Roman" w:cs="Times New Roman"/>
          <w:sz w:val="24"/>
          <w:szCs w:val="24"/>
        </w:rPr>
      </w:pPr>
    </w:p>
    <w:p w14:paraId="5FAE7DB4" w14:textId="77777777" w:rsidR="00F567AA" w:rsidRPr="004D121C" w:rsidRDefault="00F567AA" w:rsidP="00F567AA">
      <w:pPr>
        <w:pStyle w:val="ListParagraph"/>
        <w:ind w:left="1440"/>
        <w:rPr>
          <w:rFonts w:ascii="Times New Roman" w:eastAsia="Calibri" w:hAnsi="Times New Roman" w:cs="Times New Roman"/>
          <w:sz w:val="24"/>
          <w:szCs w:val="24"/>
        </w:rPr>
      </w:pPr>
    </w:p>
    <w:p w14:paraId="3DB13AE4" w14:textId="4A1E7BB2" w:rsidR="00F567AA" w:rsidRPr="004D121C" w:rsidRDefault="00F567AA" w:rsidP="00F567AA">
      <w:pPr>
        <w:rPr>
          <w:rFonts w:ascii="Times New Roman" w:eastAsia="Calibri" w:hAnsi="Times New Roman" w:cs="Times New Roman"/>
          <w:sz w:val="24"/>
          <w:szCs w:val="24"/>
        </w:rPr>
      </w:pPr>
    </w:p>
    <w:p w14:paraId="0E7C3030" w14:textId="77777777" w:rsidR="00F567AA" w:rsidRPr="004D121C" w:rsidDel="009C6A06" w:rsidRDefault="00F567AA" w:rsidP="00F567AA">
      <w:pPr>
        <w:rPr>
          <w:ins w:id="4" w:author="AJIBOLA OYEDEJI" w:date="2022-12-14T09:04:00Z"/>
          <w:del w:id="5" w:author="AJIBOLA OYEDEJI" w:date="2022-12-14T09:04:00Z"/>
          <w:rFonts w:ascii="Times New Roman" w:eastAsia="Calibri" w:hAnsi="Times New Roman" w:cs="Times New Roman"/>
          <w:sz w:val="24"/>
          <w:szCs w:val="24"/>
        </w:rPr>
      </w:pPr>
    </w:p>
    <w:p w14:paraId="4F7AD014" w14:textId="77777777" w:rsidR="00F567AA" w:rsidRPr="004D121C" w:rsidRDefault="00F567AA" w:rsidP="00F567AA">
      <w:pPr>
        <w:rPr>
          <w:rFonts w:ascii="Times New Roman" w:hAnsi="Times New Roman" w:cs="Times New Roman"/>
          <w:b/>
          <w:bCs/>
          <w:sz w:val="48"/>
          <w:szCs w:val="48"/>
        </w:rPr>
      </w:pPr>
    </w:p>
    <w:p w14:paraId="78B19EF5" w14:textId="186F6141" w:rsidR="00F567AA" w:rsidRPr="004D121C" w:rsidRDefault="00F567AA">
      <w:pPr>
        <w:rPr>
          <w:rFonts w:ascii="Times New Roman" w:hAnsi="Times New Roman" w:cs="Times New Roman"/>
          <w:b/>
          <w:bCs/>
          <w:sz w:val="48"/>
          <w:szCs w:val="48"/>
        </w:rPr>
      </w:pPr>
      <w:r w:rsidRPr="004D121C">
        <w:rPr>
          <w:rFonts w:ascii="Times New Roman" w:hAnsi="Times New Roman" w:cs="Times New Roman"/>
          <w:b/>
          <w:bCs/>
          <w:sz w:val="48"/>
          <w:szCs w:val="48"/>
        </w:rPr>
        <w:br w:type="page"/>
      </w:r>
    </w:p>
    <w:p w14:paraId="31A1BEB2" w14:textId="6AE1FEBC" w:rsidR="0055399B" w:rsidRPr="004D121C" w:rsidRDefault="00BD2EF7" w:rsidP="00011A58">
      <w:pPr>
        <w:jc w:val="center"/>
        <w:rPr>
          <w:rFonts w:ascii="Times New Roman" w:hAnsi="Times New Roman" w:cs="Times New Roman"/>
          <w:b/>
          <w:bCs/>
          <w:sz w:val="48"/>
          <w:szCs w:val="48"/>
        </w:rPr>
      </w:pPr>
      <w:r w:rsidRPr="004D121C">
        <w:rPr>
          <w:rFonts w:ascii="Times New Roman" w:hAnsi="Times New Roman" w:cs="Times New Roman"/>
          <w:b/>
          <w:bCs/>
          <w:sz w:val="48"/>
          <w:szCs w:val="48"/>
        </w:rPr>
        <w:lastRenderedPageBreak/>
        <w:t>CH</w:t>
      </w:r>
      <w:r w:rsidR="00E443AA" w:rsidRPr="004D121C">
        <w:rPr>
          <w:rFonts w:ascii="Times New Roman" w:hAnsi="Times New Roman" w:cs="Times New Roman"/>
          <w:b/>
          <w:bCs/>
          <w:sz w:val="48"/>
          <w:szCs w:val="48"/>
        </w:rPr>
        <w:t>A</w:t>
      </w:r>
      <w:r w:rsidRPr="004D121C">
        <w:rPr>
          <w:rFonts w:ascii="Times New Roman" w:hAnsi="Times New Roman" w:cs="Times New Roman"/>
          <w:b/>
          <w:bCs/>
          <w:sz w:val="48"/>
          <w:szCs w:val="48"/>
        </w:rPr>
        <w:t>P</w:t>
      </w:r>
      <w:r w:rsidR="00E443AA" w:rsidRPr="004D121C">
        <w:rPr>
          <w:rFonts w:ascii="Times New Roman" w:hAnsi="Times New Roman" w:cs="Times New Roman"/>
          <w:b/>
          <w:bCs/>
          <w:sz w:val="48"/>
          <w:szCs w:val="48"/>
        </w:rPr>
        <w:t xml:space="preserve">TPER </w:t>
      </w:r>
      <w:r w:rsidR="00A5029D" w:rsidRPr="004D121C">
        <w:rPr>
          <w:rFonts w:ascii="Times New Roman" w:hAnsi="Times New Roman" w:cs="Times New Roman"/>
          <w:b/>
          <w:bCs/>
          <w:sz w:val="48"/>
          <w:szCs w:val="48"/>
        </w:rPr>
        <w:t>TWO</w:t>
      </w:r>
    </w:p>
    <w:p w14:paraId="3499B19A" w14:textId="550B5802" w:rsidR="00E443AA" w:rsidRPr="004D121C" w:rsidRDefault="00E443AA">
      <w:pPr>
        <w:rPr>
          <w:rFonts w:ascii="Times New Roman" w:hAnsi="Times New Roman" w:cs="Times New Roman"/>
          <w:b/>
          <w:bCs/>
          <w:sz w:val="28"/>
          <w:szCs w:val="28"/>
        </w:rPr>
      </w:pPr>
      <w:r w:rsidRPr="004D121C">
        <w:rPr>
          <w:rFonts w:ascii="Times New Roman" w:hAnsi="Times New Roman" w:cs="Times New Roman"/>
          <w:b/>
          <w:bCs/>
          <w:sz w:val="28"/>
          <w:szCs w:val="28"/>
        </w:rPr>
        <w:t>LITERATRE REVIEW</w:t>
      </w:r>
      <w:r w:rsidR="00FF5AF9" w:rsidRPr="004D121C">
        <w:rPr>
          <w:rFonts w:ascii="Times New Roman" w:hAnsi="Times New Roman" w:cs="Times New Roman"/>
          <w:b/>
          <w:bCs/>
          <w:sz w:val="28"/>
          <w:szCs w:val="28"/>
        </w:rPr>
        <w:t xml:space="preserve"> </w:t>
      </w:r>
    </w:p>
    <w:p w14:paraId="2D1952A7" w14:textId="3017FD66" w:rsidR="00E443AA" w:rsidRPr="004D121C" w:rsidRDefault="00E443AA" w:rsidP="00011A58">
      <w:pPr>
        <w:rPr>
          <w:rFonts w:ascii="Times New Roman" w:hAnsi="Times New Roman" w:cs="Times New Roman"/>
          <w:sz w:val="24"/>
          <w:szCs w:val="24"/>
        </w:rPr>
      </w:pPr>
      <w:r w:rsidRPr="004D121C">
        <w:rPr>
          <w:rFonts w:ascii="Times New Roman" w:hAnsi="Times New Roman" w:cs="Times New Roman"/>
          <w:sz w:val="24"/>
          <w:szCs w:val="24"/>
        </w:rPr>
        <w:t>An image is a visual representation of an object either animate or inanimate.</w:t>
      </w:r>
    </w:p>
    <w:p w14:paraId="346E69F3" w14:textId="51872FB7" w:rsidR="00144C61" w:rsidRPr="004D121C" w:rsidRDefault="00144C61" w:rsidP="00011A58">
      <w:pPr>
        <w:rPr>
          <w:rFonts w:ascii="Times New Roman" w:hAnsi="Times New Roman" w:cs="Times New Roman"/>
          <w:sz w:val="24"/>
          <w:szCs w:val="24"/>
        </w:rPr>
      </w:pPr>
      <w:r w:rsidRPr="004D121C">
        <w:rPr>
          <w:rFonts w:ascii="Times New Roman" w:hAnsi="Times New Roman" w:cs="Times New Roman"/>
          <w:sz w:val="24"/>
          <w:szCs w:val="24"/>
        </w:rPr>
        <w:t xml:space="preserve">Image is a representation of an object' or 'a reproduction of an object formed using a mirror or lens. </w:t>
      </w:r>
      <w:proofErr w:type="spellStart"/>
      <w:r w:rsidRPr="004D121C">
        <w:rPr>
          <w:rFonts w:ascii="Times New Roman" w:hAnsi="Times New Roman" w:cs="Times New Roman"/>
          <w:sz w:val="24"/>
          <w:szCs w:val="24"/>
        </w:rPr>
        <w:t>Zetie</w:t>
      </w:r>
      <w:proofErr w:type="spellEnd"/>
      <w:r w:rsidRPr="004D121C">
        <w:rPr>
          <w:rFonts w:ascii="Times New Roman" w:hAnsi="Times New Roman" w:cs="Times New Roman"/>
          <w:sz w:val="24"/>
          <w:szCs w:val="24"/>
        </w:rPr>
        <w:t>, K. P. (2017)</w:t>
      </w:r>
    </w:p>
    <w:p w14:paraId="08AB3D2B" w14:textId="7CC5A3EB" w:rsidR="002A4446" w:rsidRPr="004D121C" w:rsidRDefault="002A4446" w:rsidP="00011A58">
      <w:pPr>
        <w:rPr>
          <w:rFonts w:ascii="Times New Roman" w:hAnsi="Times New Roman" w:cs="Times New Roman"/>
          <w:sz w:val="24"/>
          <w:szCs w:val="24"/>
        </w:rPr>
      </w:pPr>
      <w:r w:rsidRPr="004D121C">
        <w:rPr>
          <w:rFonts w:ascii="Times New Roman" w:hAnsi="Times New Roman" w:cs="Times New Roman"/>
          <w:sz w:val="24"/>
          <w:szCs w:val="24"/>
        </w:rPr>
        <w:t>It is also defined by R. Nick Bryan (2009) as a representation or reproduction of something.</w:t>
      </w:r>
    </w:p>
    <w:p w14:paraId="4D107379" w14:textId="40D524B1" w:rsidR="002A4446" w:rsidRPr="004D121C" w:rsidRDefault="002A4446" w:rsidP="00011A58">
      <w:pPr>
        <w:rPr>
          <w:rFonts w:ascii="Times New Roman" w:hAnsi="Times New Roman" w:cs="Times New Roman"/>
          <w:sz w:val="24"/>
          <w:szCs w:val="24"/>
        </w:rPr>
      </w:pPr>
      <w:r w:rsidRPr="004D121C">
        <w:rPr>
          <w:rFonts w:ascii="Times New Roman" w:hAnsi="Times New Roman" w:cs="Times New Roman"/>
          <w:sz w:val="24"/>
          <w:szCs w:val="24"/>
        </w:rPr>
        <w:t>Image is a representation or repr</w:t>
      </w:r>
      <w:r w:rsidR="00011A58" w:rsidRPr="004D121C">
        <w:rPr>
          <w:rFonts w:ascii="Times New Roman" w:hAnsi="Times New Roman" w:cs="Times New Roman"/>
          <w:sz w:val="24"/>
          <w:szCs w:val="24"/>
        </w:rPr>
        <w:t>oduc</w:t>
      </w:r>
      <w:r w:rsidRPr="004D121C">
        <w:rPr>
          <w:rFonts w:ascii="Times New Roman" w:hAnsi="Times New Roman" w:cs="Times New Roman"/>
          <w:sz w:val="24"/>
          <w:szCs w:val="24"/>
        </w:rPr>
        <w:t xml:space="preserve">tion of something or an object in its exactness or its similar identity. The object representing can be animate or </w:t>
      </w:r>
      <w:r w:rsidR="00011A58" w:rsidRPr="004D121C">
        <w:rPr>
          <w:rFonts w:ascii="Times New Roman" w:hAnsi="Times New Roman" w:cs="Times New Roman"/>
          <w:sz w:val="24"/>
          <w:szCs w:val="24"/>
        </w:rPr>
        <w:t>inanimate, perspective</w:t>
      </w:r>
      <w:r w:rsidRPr="004D121C">
        <w:rPr>
          <w:rFonts w:ascii="Times New Roman" w:hAnsi="Times New Roman" w:cs="Times New Roman"/>
          <w:sz w:val="24"/>
          <w:szCs w:val="24"/>
        </w:rPr>
        <w:t xml:space="preserve"> or imaginary.</w:t>
      </w:r>
    </w:p>
    <w:p w14:paraId="07943486" w14:textId="56009354" w:rsidR="002A4446" w:rsidRPr="004D121C" w:rsidRDefault="002A4446" w:rsidP="00011A58">
      <w:pPr>
        <w:rPr>
          <w:rFonts w:ascii="Times New Roman" w:hAnsi="Times New Roman" w:cs="Times New Roman"/>
          <w:sz w:val="24"/>
          <w:szCs w:val="24"/>
        </w:rPr>
      </w:pPr>
      <w:r w:rsidRPr="004D121C">
        <w:rPr>
          <w:rFonts w:ascii="Times New Roman" w:hAnsi="Times New Roman" w:cs="Times New Roman"/>
          <w:sz w:val="24"/>
          <w:szCs w:val="24"/>
        </w:rPr>
        <w:t xml:space="preserve">Long ago, </w:t>
      </w:r>
      <w:r w:rsidR="00011A58" w:rsidRPr="004D121C">
        <w:rPr>
          <w:rFonts w:ascii="Times New Roman" w:hAnsi="Times New Roman" w:cs="Times New Roman"/>
          <w:sz w:val="24"/>
          <w:szCs w:val="24"/>
        </w:rPr>
        <w:t>the function</w:t>
      </w:r>
      <w:r w:rsidRPr="004D121C">
        <w:rPr>
          <w:rFonts w:ascii="Times New Roman" w:hAnsi="Times New Roman" w:cs="Times New Roman"/>
          <w:sz w:val="24"/>
          <w:szCs w:val="24"/>
        </w:rPr>
        <w:t xml:space="preserve"> of image is for fashion</w:t>
      </w:r>
      <w:r w:rsidR="001135B1" w:rsidRPr="004D121C">
        <w:rPr>
          <w:rFonts w:ascii="Times New Roman" w:hAnsi="Times New Roman" w:cs="Times New Roman"/>
          <w:sz w:val="24"/>
          <w:szCs w:val="24"/>
        </w:rPr>
        <w:t xml:space="preserve">, to </w:t>
      </w:r>
      <w:r w:rsidR="00011A58" w:rsidRPr="004D121C">
        <w:rPr>
          <w:rFonts w:ascii="Times New Roman" w:hAnsi="Times New Roman" w:cs="Times New Roman"/>
          <w:sz w:val="24"/>
          <w:szCs w:val="24"/>
        </w:rPr>
        <w:t>attain immortality</w:t>
      </w:r>
      <w:r w:rsidR="001135B1" w:rsidRPr="004D121C">
        <w:rPr>
          <w:rFonts w:ascii="Times New Roman" w:hAnsi="Times New Roman" w:cs="Times New Roman"/>
          <w:sz w:val="24"/>
          <w:szCs w:val="24"/>
        </w:rPr>
        <w:t xml:space="preserve">, it </w:t>
      </w:r>
    </w:p>
    <w:p w14:paraId="7C8376AD" w14:textId="1E14BE9B" w:rsidR="002A4446" w:rsidRPr="004D121C" w:rsidRDefault="00011A58" w:rsidP="00011A58">
      <w:pPr>
        <w:rPr>
          <w:rFonts w:ascii="Times New Roman" w:hAnsi="Times New Roman" w:cs="Times New Roman"/>
          <w:sz w:val="24"/>
          <w:szCs w:val="24"/>
        </w:rPr>
      </w:pPr>
      <w:r w:rsidRPr="004D121C">
        <w:rPr>
          <w:rFonts w:ascii="Times New Roman" w:hAnsi="Times New Roman" w:cs="Times New Roman"/>
          <w:sz w:val="24"/>
          <w:szCs w:val="24"/>
        </w:rPr>
        <w:t>let’s</w:t>
      </w:r>
      <w:r w:rsidR="001135B1" w:rsidRPr="004D121C">
        <w:rPr>
          <w:rFonts w:ascii="Times New Roman" w:hAnsi="Times New Roman" w:cs="Times New Roman"/>
          <w:sz w:val="24"/>
          <w:szCs w:val="24"/>
        </w:rPr>
        <w:t xml:space="preserve"> you see things that you may never notice or seen </w:t>
      </w:r>
      <w:r w:rsidRPr="004D121C">
        <w:rPr>
          <w:rFonts w:ascii="Times New Roman" w:hAnsi="Times New Roman" w:cs="Times New Roman"/>
          <w:sz w:val="24"/>
          <w:szCs w:val="24"/>
        </w:rPr>
        <w:t>before. Also,</w:t>
      </w:r>
      <w:r w:rsidR="001135B1" w:rsidRPr="004D121C">
        <w:rPr>
          <w:rFonts w:ascii="Times New Roman" w:hAnsi="Times New Roman" w:cs="Times New Roman"/>
          <w:sz w:val="24"/>
          <w:szCs w:val="24"/>
        </w:rPr>
        <w:t xml:space="preserve"> as a form of </w:t>
      </w:r>
      <w:r w:rsidRPr="004D121C">
        <w:rPr>
          <w:rFonts w:ascii="Times New Roman" w:hAnsi="Times New Roman" w:cs="Times New Roman"/>
          <w:sz w:val="24"/>
          <w:szCs w:val="24"/>
        </w:rPr>
        <w:t>communication</w:t>
      </w:r>
      <w:r w:rsidR="001135B1" w:rsidRPr="004D121C">
        <w:rPr>
          <w:rFonts w:ascii="Times New Roman" w:hAnsi="Times New Roman" w:cs="Times New Roman"/>
          <w:sz w:val="24"/>
          <w:szCs w:val="24"/>
        </w:rPr>
        <w:t>.</w:t>
      </w:r>
    </w:p>
    <w:p w14:paraId="4ABC390A" w14:textId="22C145A4" w:rsidR="00BD60C2" w:rsidRPr="004D121C" w:rsidRDefault="001135B1" w:rsidP="00011A58">
      <w:pPr>
        <w:rPr>
          <w:rFonts w:ascii="Times New Roman" w:hAnsi="Times New Roman" w:cs="Times New Roman"/>
          <w:sz w:val="24"/>
          <w:szCs w:val="24"/>
        </w:rPr>
      </w:pPr>
      <w:r w:rsidRPr="004D121C">
        <w:rPr>
          <w:rFonts w:ascii="Times New Roman" w:hAnsi="Times New Roman" w:cs="Times New Roman"/>
          <w:sz w:val="24"/>
          <w:szCs w:val="24"/>
        </w:rPr>
        <w:t xml:space="preserve">In recent times with advent and improvement in technologies, the function of image </w:t>
      </w:r>
      <w:r w:rsidR="00011A58" w:rsidRPr="004D121C">
        <w:rPr>
          <w:rFonts w:ascii="Times New Roman" w:hAnsi="Times New Roman" w:cs="Times New Roman"/>
          <w:sz w:val="24"/>
          <w:szCs w:val="24"/>
        </w:rPr>
        <w:t xml:space="preserve">has </w:t>
      </w:r>
      <w:r w:rsidRPr="004D121C">
        <w:rPr>
          <w:rFonts w:ascii="Times New Roman" w:hAnsi="Times New Roman" w:cs="Times New Roman"/>
          <w:sz w:val="24"/>
          <w:szCs w:val="24"/>
        </w:rPr>
        <w:t>increased and improve</w:t>
      </w:r>
      <w:r w:rsidR="00BE11D0" w:rsidRPr="004D121C">
        <w:rPr>
          <w:rFonts w:ascii="Times New Roman" w:hAnsi="Times New Roman" w:cs="Times New Roman"/>
          <w:sz w:val="24"/>
          <w:szCs w:val="24"/>
        </w:rPr>
        <w:t>d</w:t>
      </w:r>
      <w:r w:rsidRPr="004D121C">
        <w:rPr>
          <w:rFonts w:ascii="Times New Roman" w:hAnsi="Times New Roman" w:cs="Times New Roman"/>
          <w:sz w:val="24"/>
          <w:szCs w:val="24"/>
        </w:rPr>
        <w:t xml:space="preserve"> to the extent that it can be used</w:t>
      </w:r>
      <w:r w:rsidR="00F87622" w:rsidRPr="004D121C">
        <w:rPr>
          <w:rFonts w:ascii="Times New Roman" w:hAnsi="Times New Roman" w:cs="Times New Roman"/>
          <w:sz w:val="24"/>
          <w:szCs w:val="24"/>
        </w:rPr>
        <w:t xml:space="preserve"> as tools</w:t>
      </w:r>
      <w:r w:rsidRPr="004D121C">
        <w:rPr>
          <w:rFonts w:ascii="Times New Roman" w:hAnsi="Times New Roman" w:cs="Times New Roman"/>
          <w:sz w:val="24"/>
          <w:szCs w:val="24"/>
        </w:rPr>
        <w:t xml:space="preserve"> in decision </w:t>
      </w:r>
      <w:r w:rsidR="000C5F1F" w:rsidRPr="004D121C">
        <w:rPr>
          <w:rFonts w:ascii="Times New Roman" w:hAnsi="Times New Roman" w:cs="Times New Roman"/>
          <w:sz w:val="24"/>
          <w:szCs w:val="24"/>
        </w:rPr>
        <w:t>making with</w:t>
      </w:r>
      <w:r w:rsidR="00BE11D0" w:rsidRPr="004D121C">
        <w:rPr>
          <w:rFonts w:ascii="Times New Roman" w:hAnsi="Times New Roman" w:cs="Times New Roman"/>
          <w:sz w:val="24"/>
          <w:szCs w:val="24"/>
        </w:rPr>
        <w:t xml:space="preserve"> the use a</w:t>
      </w:r>
      <w:r w:rsidR="00BD60C2" w:rsidRPr="004D121C">
        <w:rPr>
          <w:rFonts w:ascii="Times New Roman" w:hAnsi="Times New Roman" w:cs="Times New Roman"/>
          <w:sz w:val="24"/>
          <w:szCs w:val="24"/>
        </w:rPr>
        <w:t xml:space="preserve"> computer vison</w:t>
      </w:r>
      <w:r w:rsidR="00011A58" w:rsidRPr="004D121C">
        <w:rPr>
          <w:rFonts w:ascii="Times New Roman" w:hAnsi="Times New Roman" w:cs="Times New Roman"/>
          <w:sz w:val="24"/>
          <w:szCs w:val="24"/>
        </w:rPr>
        <w:t>.</w:t>
      </w:r>
    </w:p>
    <w:p w14:paraId="289D0138" w14:textId="49D6E6CB" w:rsidR="001135B1" w:rsidRPr="004D121C" w:rsidRDefault="00BD60C2" w:rsidP="00011A58">
      <w:pPr>
        <w:rPr>
          <w:rFonts w:ascii="Times New Roman" w:hAnsi="Times New Roman" w:cs="Times New Roman"/>
          <w:sz w:val="24"/>
          <w:szCs w:val="24"/>
        </w:rPr>
      </w:pPr>
      <w:r w:rsidRPr="004D121C">
        <w:rPr>
          <w:rFonts w:ascii="Times New Roman" w:hAnsi="Times New Roman" w:cs="Times New Roman"/>
          <w:sz w:val="24"/>
          <w:szCs w:val="24"/>
        </w:rPr>
        <w:t>Computer Vision is described by Technopedia Inc (2018) as a field of computer science that works on enabling computers to see, identify and process images in the same way that human vision does, and then provide appropriate output.</w:t>
      </w:r>
    </w:p>
    <w:p w14:paraId="18DEF3A7" w14:textId="30BF863B" w:rsidR="004E32A3" w:rsidRPr="004D121C" w:rsidRDefault="004E32A3" w:rsidP="00011A58">
      <w:pPr>
        <w:rPr>
          <w:rFonts w:ascii="Times New Roman" w:hAnsi="Times New Roman" w:cs="Times New Roman"/>
          <w:sz w:val="24"/>
          <w:szCs w:val="24"/>
        </w:rPr>
      </w:pPr>
      <w:r w:rsidRPr="004D121C">
        <w:rPr>
          <w:rFonts w:ascii="Times New Roman" w:hAnsi="Times New Roman" w:cs="Times New Roman"/>
          <w:sz w:val="24"/>
          <w:szCs w:val="24"/>
        </w:rPr>
        <w:t xml:space="preserve">This bring about use of computer to </w:t>
      </w:r>
      <w:r w:rsidR="00011A58" w:rsidRPr="004D121C">
        <w:rPr>
          <w:rFonts w:ascii="Times New Roman" w:hAnsi="Times New Roman" w:cs="Times New Roman"/>
          <w:sz w:val="24"/>
          <w:szCs w:val="24"/>
        </w:rPr>
        <w:t>detect,</w:t>
      </w:r>
      <w:r w:rsidRPr="004D121C">
        <w:rPr>
          <w:rFonts w:ascii="Times New Roman" w:hAnsi="Times New Roman" w:cs="Times New Roman"/>
          <w:sz w:val="24"/>
          <w:szCs w:val="24"/>
        </w:rPr>
        <w:t xml:space="preserve"> analyse and process image in real-time. The output </w:t>
      </w:r>
      <w:r w:rsidR="00011A58" w:rsidRPr="004D121C">
        <w:rPr>
          <w:rFonts w:ascii="Times New Roman" w:hAnsi="Times New Roman" w:cs="Times New Roman"/>
          <w:sz w:val="24"/>
          <w:szCs w:val="24"/>
        </w:rPr>
        <w:t>can be</w:t>
      </w:r>
      <w:r w:rsidRPr="004D121C">
        <w:rPr>
          <w:rFonts w:ascii="Times New Roman" w:hAnsi="Times New Roman" w:cs="Times New Roman"/>
          <w:sz w:val="24"/>
          <w:szCs w:val="24"/>
        </w:rPr>
        <w:t xml:space="preserve"> </w:t>
      </w:r>
      <w:r w:rsidR="00011A58" w:rsidRPr="004D121C">
        <w:rPr>
          <w:rFonts w:ascii="Times New Roman" w:hAnsi="Times New Roman" w:cs="Times New Roman"/>
          <w:sz w:val="24"/>
          <w:szCs w:val="24"/>
        </w:rPr>
        <w:t>used</w:t>
      </w:r>
      <w:r w:rsidRPr="004D121C">
        <w:rPr>
          <w:rFonts w:ascii="Times New Roman" w:hAnsi="Times New Roman" w:cs="Times New Roman"/>
          <w:sz w:val="24"/>
          <w:szCs w:val="24"/>
        </w:rPr>
        <w:t xml:space="preserve"> as a control or input for other sy</w:t>
      </w:r>
      <w:r w:rsidR="00152D70" w:rsidRPr="004D121C">
        <w:rPr>
          <w:rFonts w:ascii="Times New Roman" w:hAnsi="Times New Roman" w:cs="Times New Roman"/>
          <w:sz w:val="24"/>
          <w:szCs w:val="24"/>
        </w:rPr>
        <w:t>st</w:t>
      </w:r>
      <w:r w:rsidRPr="004D121C">
        <w:rPr>
          <w:rFonts w:ascii="Times New Roman" w:hAnsi="Times New Roman" w:cs="Times New Roman"/>
          <w:sz w:val="24"/>
          <w:szCs w:val="24"/>
        </w:rPr>
        <w:t>ems.</w:t>
      </w:r>
    </w:p>
    <w:p w14:paraId="0407F66C" w14:textId="358FE875" w:rsidR="00745DF6" w:rsidRPr="004D121C" w:rsidRDefault="004E32A3" w:rsidP="00011A58">
      <w:pPr>
        <w:rPr>
          <w:rFonts w:ascii="Times New Roman" w:hAnsi="Times New Roman" w:cs="Times New Roman"/>
          <w:sz w:val="24"/>
          <w:szCs w:val="24"/>
        </w:rPr>
      </w:pPr>
      <w:r w:rsidRPr="004D121C">
        <w:rPr>
          <w:rFonts w:ascii="Times New Roman" w:hAnsi="Times New Roman" w:cs="Times New Roman"/>
          <w:sz w:val="24"/>
          <w:szCs w:val="24"/>
        </w:rPr>
        <w:t>There are several approaches the uses of computer vision</w:t>
      </w:r>
      <w:r w:rsidR="00152D70" w:rsidRPr="004D121C">
        <w:rPr>
          <w:rFonts w:ascii="Times New Roman" w:hAnsi="Times New Roman" w:cs="Times New Roman"/>
          <w:sz w:val="24"/>
          <w:szCs w:val="24"/>
        </w:rPr>
        <w:t>,</w:t>
      </w:r>
      <w:r w:rsidRPr="004D121C">
        <w:rPr>
          <w:rFonts w:ascii="Times New Roman" w:hAnsi="Times New Roman" w:cs="Times New Roman"/>
          <w:sz w:val="24"/>
          <w:szCs w:val="24"/>
        </w:rPr>
        <w:t xml:space="preserve"> </w:t>
      </w:r>
      <w:r w:rsidR="00152D70" w:rsidRPr="004D121C">
        <w:rPr>
          <w:rFonts w:ascii="Times New Roman" w:hAnsi="Times New Roman" w:cs="Times New Roman"/>
          <w:sz w:val="24"/>
          <w:szCs w:val="24"/>
        </w:rPr>
        <w:t xml:space="preserve">that is there are means of processing the image with computer vision such </w:t>
      </w:r>
      <w:r w:rsidR="00011A58" w:rsidRPr="004D121C">
        <w:rPr>
          <w:rFonts w:ascii="Times New Roman" w:hAnsi="Times New Roman" w:cs="Times New Roman"/>
          <w:sz w:val="24"/>
          <w:szCs w:val="24"/>
        </w:rPr>
        <w:t>TensorFlow</w:t>
      </w:r>
      <w:r w:rsidR="00152D70" w:rsidRPr="004D121C">
        <w:rPr>
          <w:rFonts w:ascii="Times New Roman" w:hAnsi="Times New Roman" w:cs="Times New Roman"/>
          <w:sz w:val="24"/>
          <w:szCs w:val="24"/>
        </w:rPr>
        <w:t xml:space="preserve">, PyThorch, </w:t>
      </w:r>
      <w:r w:rsidR="004F30FE" w:rsidRPr="004D121C">
        <w:rPr>
          <w:rFonts w:ascii="Times New Roman" w:hAnsi="Times New Roman" w:cs="Times New Roman"/>
          <w:sz w:val="24"/>
          <w:szCs w:val="24"/>
        </w:rPr>
        <w:t>OpenCV</w:t>
      </w:r>
      <w:r w:rsidR="00011A58" w:rsidRPr="004D121C">
        <w:rPr>
          <w:rFonts w:ascii="Times New Roman" w:hAnsi="Times New Roman" w:cs="Times New Roman"/>
          <w:sz w:val="24"/>
          <w:szCs w:val="24"/>
        </w:rPr>
        <w:t>, Theano</w:t>
      </w:r>
      <w:r w:rsidR="00152D70" w:rsidRPr="004D121C">
        <w:rPr>
          <w:rFonts w:ascii="Times New Roman" w:hAnsi="Times New Roman" w:cs="Times New Roman"/>
          <w:sz w:val="24"/>
          <w:szCs w:val="24"/>
        </w:rPr>
        <w:t xml:space="preserve"> and K</w:t>
      </w:r>
      <w:r w:rsidR="004F30FE" w:rsidRPr="004D121C">
        <w:rPr>
          <w:rFonts w:ascii="Times New Roman" w:hAnsi="Times New Roman" w:cs="Times New Roman"/>
          <w:sz w:val="24"/>
          <w:szCs w:val="24"/>
        </w:rPr>
        <w:t>e</w:t>
      </w:r>
      <w:r w:rsidR="00152D70" w:rsidRPr="004D121C">
        <w:rPr>
          <w:rFonts w:ascii="Times New Roman" w:hAnsi="Times New Roman" w:cs="Times New Roman"/>
          <w:sz w:val="24"/>
          <w:szCs w:val="24"/>
        </w:rPr>
        <w:t>ras</w:t>
      </w:r>
      <w:r w:rsidR="00745DF6" w:rsidRPr="004D121C">
        <w:rPr>
          <w:rFonts w:ascii="Times New Roman" w:hAnsi="Times New Roman" w:cs="Times New Roman"/>
          <w:sz w:val="24"/>
          <w:szCs w:val="24"/>
        </w:rPr>
        <w:t xml:space="preserve">. </w:t>
      </w:r>
    </w:p>
    <w:p w14:paraId="049B6D98" w14:textId="77777777" w:rsidR="00745DF6" w:rsidRPr="004D121C" w:rsidRDefault="00745DF6" w:rsidP="00011A58">
      <w:pPr>
        <w:rPr>
          <w:rFonts w:ascii="Times New Roman" w:hAnsi="Times New Roman" w:cs="Times New Roman"/>
          <w:sz w:val="24"/>
          <w:szCs w:val="24"/>
        </w:rPr>
      </w:pPr>
      <w:r w:rsidRPr="004D121C">
        <w:rPr>
          <w:rFonts w:ascii="Times New Roman" w:hAnsi="Times New Roman" w:cs="Times New Roman"/>
          <w:sz w:val="24"/>
          <w:szCs w:val="24"/>
        </w:rPr>
        <w:t>TensorFlow is an end-to-end open-source deep learning framework developed by Google and released in 2015. It is known for documentation and training support, scalable production and deployment options, multiple abstraction levels, and support for different platforms, such as Android.</w:t>
      </w:r>
    </w:p>
    <w:p w14:paraId="69DC55B9" w14:textId="77777777" w:rsidR="00745DF6" w:rsidRPr="004D121C" w:rsidRDefault="00745DF6" w:rsidP="00011A58">
      <w:pPr>
        <w:rPr>
          <w:rFonts w:ascii="Times New Roman" w:hAnsi="Times New Roman" w:cs="Times New Roman"/>
          <w:sz w:val="24"/>
          <w:szCs w:val="24"/>
        </w:rPr>
      </w:pPr>
      <w:r w:rsidRPr="004D121C">
        <w:rPr>
          <w:rFonts w:ascii="Times New Roman" w:hAnsi="Times New Roman" w:cs="Times New Roman"/>
          <w:sz w:val="24"/>
          <w:szCs w:val="24"/>
        </w:rPr>
        <w:t>TensorFlow is a symbolic math library used for neural networks and is best suited for dataflow programming across a range of tasks. It offers multiple abstraction levels for building and training models.</w:t>
      </w:r>
    </w:p>
    <w:p w14:paraId="2C7F164A" w14:textId="7DA785A2" w:rsidR="004E32A3" w:rsidRPr="004D121C" w:rsidRDefault="00745DF6" w:rsidP="00011A58">
      <w:pPr>
        <w:rPr>
          <w:rFonts w:ascii="Times New Roman" w:hAnsi="Times New Roman" w:cs="Times New Roman"/>
          <w:sz w:val="24"/>
          <w:szCs w:val="24"/>
        </w:rPr>
      </w:pPr>
      <w:r w:rsidRPr="004D121C">
        <w:rPr>
          <w:rFonts w:ascii="Times New Roman" w:hAnsi="Times New Roman" w:cs="Times New Roman"/>
          <w:sz w:val="24"/>
          <w:szCs w:val="24"/>
        </w:rPr>
        <w:t>A promising and fast-growing entry in the world of deep learning, TensorFlow offers a flexible, comprehensive ecosystem of community resources, libraries, and tools that facilitate building and deploying machine learning apps.</w:t>
      </w:r>
    </w:p>
    <w:p w14:paraId="0DEDE4AA" w14:textId="77777777" w:rsidR="007A3039" w:rsidRPr="004D121C" w:rsidRDefault="007A3039" w:rsidP="007A3039">
      <w:pPr>
        <w:rPr>
          <w:rFonts w:ascii="Times New Roman" w:hAnsi="Times New Roman" w:cs="Times New Roman"/>
          <w:sz w:val="24"/>
          <w:szCs w:val="24"/>
        </w:rPr>
      </w:pPr>
      <w:r w:rsidRPr="004D121C">
        <w:rPr>
          <w:rFonts w:ascii="Times New Roman" w:hAnsi="Times New Roman" w:cs="Times New Roman"/>
          <w:sz w:val="24"/>
          <w:szCs w:val="24"/>
        </w:rPr>
        <w:t>Transfer Learning as described by Martin, S. (2019) is the deep learning technique that enables developers to harness a neural network used for one task and apply it to another domain.</w:t>
      </w:r>
      <w:r w:rsidRPr="004D121C">
        <w:rPr>
          <w:rFonts w:ascii="Times New Roman" w:hAnsi="Times New Roman" w:cs="Times New Roman"/>
        </w:rPr>
        <w:t xml:space="preserve"> </w:t>
      </w:r>
      <w:r w:rsidRPr="004D121C">
        <w:rPr>
          <w:rFonts w:ascii="Times New Roman" w:hAnsi="Times New Roman" w:cs="Times New Roman"/>
          <w:sz w:val="24"/>
          <w:szCs w:val="24"/>
        </w:rPr>
        <w:t xml:space="preserve">Transfer learning (TL) is a research problem in machine learning (ML) that focuses </w:t>
      </w:r>
      <w:r w:rsidRPr="004D121C">
        <w:rPr>
          <w:rFonts w:ascii="Times New Roman" w:hAnsi="Times New Roman" w:cs="Times New Roman"/>
          <w:sz w:val="24"/>
          <w:szCs w:val="24"/>
        </w:rPr>
        <w:lastRenderedPageBreak/>
        <w:t>on storing knowledge gained while solving one problem and applying it to a different but related problem (Wikipedia 2019).</w:t>
      </w:r>
    </w:p>
    <w:p w14:paraId="7A6A1024" w14:textId="24E44CDA" w:rsidR="007A3039" w:rsidRPr="004D121C" w:rsidRDefault="007A3039" w:rsidP="007A3039">
      <w:pPr>
        <w:rPr>
          <w:rFonts w:ascii="Times New Roman" w:hAnsi="Times New Roman" w:cs="Times New Roman"/>
          <w:sz w:val="24"/>
          <w:szCs w:val="24"/>
        </w:rPr>
      </w:pPr>
      <w:r w:rsidRPr="004D121C">
        <w:rPr>
          <w:rFonts w:ascii="Times New Roman" w:hAnsi="Times New Roman" w:cs="Times New Roman"/>
        </w:rPr>
        <w:t xml:space="preserve"> </w:t>
      </w:r>
      <w:r w:rsidRPr="004D121C">
        <w:rPr>
          <w:rFonts w:ascii="Times New Roman" w:hAnsi="Times New Roman" w:cs="Times New Roman"/>
          <w:sz w:val="24"/>
          <w:szCs w:val="24"/>
        </w:rPr>
        <w:t>In transfer learning, the knowledge of an already trained machine learning model is applied to a different but related problem.</w:t>
      </w:r>
      <w:r w:rsidRPr="004D121C">
        <w:rPr>
          <w:rFonts w:ascii="Times New Roman" w:hAnsi="Times New Roman" w:cs="Times New Roman"/>
        </w:rPr>
        <w:t xml:space="preserve"> </w:t>
      </w:r>
      <w:r w:rsidRPr="004D121C">
        <w:rPr>
          <w:rFonts w:ascii="Times New Roman" w:hAnsi="Times New Roman" w:cs="Times New Roman"/>
          <w:sz w:val="24"/>
          <w:szCs w:val="24"/>
        </w:rPr>
        <w:t>The general idea is to use the knowledge a model has learned from a task with a lot of available labelled training data in a new task that doesn't have much data. Instead of starting the learning process from scratch, we start with patterns learned from solving a related task. There is various model outside but we be discussing the major ones.</w:t>
      </w:r>
    </w:p>
    <w:p w14:paraId="1EBE8480" w14:textId="14244C8D" w:rsidR="007A3039" w:rsidRPr="004D121C" w:rsidRDefault="007A3039" w:rsidP="00011A58">
      <w:pPr>
        <w:rPr>
          <w:rFonts w:ascii="Times New Roman" w:hAnsi="Times New Roman" w:cs="Times New Roman"/>
          <w:sz w:val="24"/>
          <w:szCs w:val="24"/>
        </w:rPr>
      </w:pPr>
    </w:p>
    <w:p w14:paraId="791440D7" w14:textId="4F9977E4" w:rsidR="00EF4BEC" w:rsidRPr="004D121C" w:rsidRDefault="004F78A8"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667456" behindDoc="0" locked="0" layoutInCell="1" allowOverlap="1" wp14:anchorId="530637D2" wp14:editId="3B26BB16">
                <wp:simplePos x="0" y="0"/>
                <wp:positionH relativeFrom="column">
                  <wp:posOffset>1589356</wp:posOffset>
                </wp:positionH>
                <wp:positionV relativeFrom="paragraph">
                  <wp:posOffset>8744</wp:posOffset>
                </wp:positionV>
                <wp:extent cx="2700655" cy="3749040"/>
                <wp:effectExtent l="0" t="0" r="23495" b="22860"/>
                <wp:wrapNone/>
                <wp:docPr id="5" name="Rectangle 5"/>
                <wp:cNvGraphicFramePr/>
                <a:graphic xmlns:a="http://schemas.openxmlformats.org/drawingml/2006/main">
                  <a:graphicData uri="http://schemas.microsoft.com/office/word/2010/wordprocessingShape">
                    <wps:wsp>
                      <wps:cNvSpPr/>
                      <wps:spPr>
                        <a:xfrm>
                          <a:off x="0" y="0"/>
                          <a:ext cx="2700655" cy="3749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3E8FA7" w14:textId="135FEBF8" w:rsidR="00DB7B2E" w:rsidRDefault="00DB7B2E" w:rsidP="00DB7B2E">
                            <w:pPr>
                              <w:jc w:val="center"/>
                            </w:pPr>
                          </w:p>
                          <w:p w14:paraId="1BA03BD6" w14:textId="77777777" w:rsidR="00DB7B2E" w:rsidRDefault="00DB7B2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637D2" id="Rectangle 5" o:spid="_x0000_s1026" style="position:absolute;margin-left:125.15pt;margin-top:.7pt;width:212.65pt;height:29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" fillcolor="white [3201]" strokecolor="#70ad47 [3209]" strokeweight="1pt">
                <v:textbox>
                  <w:txbxContent>
                    <w:p w14:paraId="3E3E8FA7" w14:textId="135FEBF8" w:rsidR="00DB7B2E" w:rsidRDefault="00DB7B2E" w:rsidP="00DB7B2E">
                      <w:pPr>
                        <w:jc w:val="center"/>
                      </w:pPr>
                    </w:p>
                    <w:p w14:paraId="1BA03BD6" w14:textId="77777777" w:rsidR="00DB7B2E" w:rsidRDefault="00DB7B2E"/>
                  </w:txbxContent>
                </v:textbox>
              </v:rect>
            </w:pict>
          </mc:Fallback>
        </mc:AlternateContent>
      </w:r>
    </w:p>
    <w:p w14:paraId="122E6524" w14:textId="54CD83ED" w:rsidR="00EF4BEC" w:rsidRPr="004D121C" w:rsidRDefault="00EF4BEC" w:rsidP="002A4446">
      <w:pPr>
        <w:rPr>
          <w:rFonts w:ascii="Times New Roman" w:hAnsi="Times New Roman" w:cs="Times New Roman"/>
          <w:color w:val="737373"/>
          <w:sz w:val="18"/>
          <w:szCs w:val="18"/>
          <w:shd w:val="clear" w:color="auto" w:fill="FFFFFF"/>
        </w:rPr>
      </w:pPr>
    </w:p>
    <w:p w14:paraId="726FBDBA" w14:textId="7B23B327" w:rsidR="00EF4BEC" w:rsidRPr="004D121C" w:rsidRDefault="00F44C73"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675648" behindDoc="0" locked="0" layoutInCell="1" allowOverlap="1" wp14:anchorId="4EE20F97" wp14:editId="57E40745">
                <wp:simplePos x="0" y="0"/>
                <wp:positionH relativeFrom="column">
                  <wp:posOffset>1810385</wp:posOffset>
                </wp:positionH>
                <wp:positionV relativeFrom="paragraph">
                  <wp:posOffset>207157</wp:posOffset>
                </wp:positionV>
                <wp:extent cx="1188720" cy="787790"/>
                <wp:effectExtent l="0" t="0" r="11430" b="12700"/>
                <wp:wrapNone/>
                <wp:docPr id="9" name="Rectangle 9"/>
                <wp:cNvGraphicFramePr/>
                <a:graphic xmlns:a="http://schemas.openxmlformats.org/drawingml/2006/main">
                  <a:graphicData uri="http://schemas.microsoft.com/office/word/2010/wordprocessingShape">
                    <wps:wsp>
                      <wps:cNvSpPr/>
                      <wps:spPr>
                        <a:xfrm>
                          <a:off x="0" y="0"/>
                          <a:ext cx="1188720" cy="7877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01731F" w14:textId="30FBA1F4" w:rsidR="00DB7B2E" w:rsidRDefault="00DB7B2E" w:rsidP="00DB7B2E">
                            <w:pPr>
                              <w:jc w:val="center"/>
                            </w:pPr>
                            <w:r>
                              <w:t>DETECT FACEMASK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20F97" id="Rectangle 9" o:spid="_x0000_s1027" style="position:absolute;margin-left:142.55pt;margin-top:16.3pt;width:93.6pt;height:6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" fillcolor="white [3201]" strokecolor="#70ad47 [3209]" strokeweight="1pt">
                <v:textbox>
                  <w:txbxContent>
                    <w:p w14:paraId="1401731F" w14:textId="30FBA1F4" w:rsidR="00DB7B2E" w:rsidRDefault="00DB7B2E" w:rsidP="00DB7B2E">
                      <w:pPr>
                        <w:jc w:val="center"/>
                      </w:pPr>
                      <w:r>
                        <w:t>DETECT FACEMASK</w:t>
                      </w:r>
                    </w:p>
                  </w:txbxContent>
                </v:textbox>
              </v:rect>
            </w:pict>
          </mc:Fallback>
        </mc:AlternateContent>
      </w:r>
    </w:p>
    <w:p w14:paraId="6C2874C5" w14:textId="27A55F3F" w:rsidR="00E94DF1" w:rsidRPr="004D121C" w:rsidRDefault="00DB7B2E"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680768" behindDoc="0" locked="0" layoutInCell="1" allowOverlap="1" wp14:anchorId="0C316450" wp14:editId="61F7B875">
                <wp:simplePos x="0" y="0"/>
                <wp:positionH relativeFrom="column">
                  <wp:posOffset>2229729</wp:posOffset>
                </wp:positionH>
                <wp:positionV relativeFrom="paragraph">
                  <wp:posOffset>-569742</wp:posOffset>
                </wp:positionV>
                <wp:extent cx="1160585" cy="309490"/>
                <wp:effectExtent l="0" t="0" r="20955" b="14605"/>
                <wp:wrapNone/>
                <wp:docPr id="12" name="Rectangle 12"/>
                <wp:cNvGraphicFramePr/>
                <a:graphic xmlns:a="http://schemas.openxmlformats.org/drawingml/2006/main">
                  <a:graphicData uri="http://schemas.microsoft.com/office/word/2010/wordprocessingShape">
                    <wps:wsp>
                      <wps:cNvSpPr/>
                      <wps:spPr>
                        <a:xfrm>
                          <a:off x="0" y="0"/>
                          <a:ext cx="1160585" cy="309490"/>
                        </a:xfrm>
                        <a:prstGeom prst="rect">
                          <a:avLst/>
                        </a:prstGeom>
                      </wps:spPr>
                      <wps:style>
                        <a:lnRef idx="2">
                          <a:schemeClr val="accent3"/>
                        </a:lnRef>
                        <a:fillRef idx="1">
                          <a:schemeClr val="lt1"/>
                        </a:fillRef>
                        <a:effectRef idx="0">
                          <a:schemeClr val="accent3"/>
                        </a:effectRef>
                        <a:fontRef idx="minor">
                          <a:schemeClr val="dk1"/>
                        </a:fontRef>
                      </wps:style>
                      <wps:txbx>
                        <w:txbxContent>
                          <w:p w14:paraId="448C9E0C" w14:textId="0A52BF9F" w:rsidR="00DB7B2E" w:rsidRDefault="00DB7B2E" w:rsidP="00DB7B2E">
                            <w:pPr>
                              <w:jc w:val="center"/>
                            </w:pPr>
                            <w:r>
                              <w:t>RASPBERRY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16450" id="Rectangle 12" o:spid="_x0000_s1028" style="position:absolute;margin-left:175.55pt;margin-top:-44.85pt;width:91.4pt;height:24.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" fillcolor="white [3201]" strokecolor="#a5a5a5 [3206]" strokeweight="1pt">
                <v:textbox>
                  <w:txbxContent>
                    <w:p w14:paraId="448C9E0C" w14:textId="0A52BF9F" w:rsidR="00DB7B2E" w:rsidRDefault="00DB7B2E" w:rsidP="00DB7B2E">
                      <w:pPr>
                        <w:jc w:val="center"/>
                      </w:pPr>
                      <w:r>
                        <w:t>RASPBERRY PI</w:t>
                      </w:r>
                    </w:p>
                  </w:txbxContent>
                </v:textbox>
              </v:rect>
            </w:pict>
          </mc:Fallback>
        </mc:AlternateContent>
      </w:r>
      <w:r w:rsidR="00E94DF1" w:rsidRPr="004D121C">
        <w:rPr>
          <w:rFonts w:ascii="Times New Roman" w:hAnsi="Times New Roman" w:cs="Times New Roman"/>
          <w:noProof/>
          <w:color w:val="737373"/>
          <w:sz w:val="18"/>
          <w:szCs w:val="18"/>
        </w:rPr>
        <mc:AlternateContent>
          <mc:Choice Requires="wps">
            <w:drawing>
              <wp:anchor distT="0" distB="0" distL="114300" distR="114300" simplePos="0" relativeHeight="251663360" behindDoc="0" locked="0" layoutInCell="1" allowOverlap="1" wp14:anchorId="6F0C18B1" wp14:editId="776C4AE6">
                <wp:simplePos x="0" y="0"/>
                <wp:positionH relativeFrom="column">
                  <wp:posOffset>-527001</wp:posOffset>
                </wp:positionH>
                <wp:positionV relativeFrom="paragraph">
                  <wp:posOffset>-281500</wp:posOffset>
                </wp:positionV>
                <wp:extent cx="1188720" cy="787790"/>
                <wp:effectExtent l="0" t="0" r="11430" b="12700"/>
                <wp:wrapNone/>
                <wp:docPr id="3" name="Rectangle 3"/>
                <wp:cNvGraphicFramePr/>
                <a:graphic xmlns:a="http://schemas.openxmlformats.org/drawingml/2006/main">
                  <a:graphicData uri="http://schemas.microsoft.com/office/word/2010/wordprocessingShape">
                    <wps:wsp>
                      <wps:cNvSpPr/>
                      <wps:spPr>
                        <a:xfrm>
                          <a:off x="0" y="0"/>
                          <a:ext cx="1188720" cy="7877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18B0E7" w14:textId="358E7191" w:rsidR="00E94DF1" w:rsidRDefault="00E94DF1" w:rsidP="00E94DF1">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C18B1" id="Rectangle 3" o:spid="_x0000_s1029" style="position:absolute;margin-left:-41.5pt;margin-top:-22.15pt;width:93.6pt;height:6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" fillcolor="white [3201]" strokecolor="#70ad47 [3209]" strokeweight="1pt">
                <v:textbox>
                  <w:txbxContent>
                    <w:p w14:paraId="4418B0E7" w14:textId="358E7191" w:rsidR="00E94DF1" w:rsidRDefault="00E94DF1" w:rsidP="00E94DF1">
                      <w:pPr>
                        <w:jc w:val="center"/>
                      </w:pPr>
                      <w:r>
                        <w:t>CAMERA</w:t>
                      </w:r>
                    </w:p>
                  </w:txbxContent>
                </v:textbox>
              </v:rect>
            </w:pict>
          </mc:Fallback>
        </mc:AlternateContent>
      </w:r>
    </w:p>
    <w:p w14:paraId="1B9CE087" w14:textId="11C40B19" w:rsidR="00E94DF1" w:rsidRPr="004D121C" w:rsidRDefault="00DB7B2E"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688960" behindDoc="0" locked="0" layoutInCell="1" allowOverlap="1" wp14:anchorId="28EA68A5" wp14:editId="10825710">
                <wp:simplePos x="0" y="0"/>
                <wp:positionH relativeFrom="column">
                  <wp:posOffset>-14068</wp:posOffset>
                </wp:positionH>
                <wp:positionV relativeFrom="paragraph">
                  <wp:posOffset>260203</wp:posOffset>
                </wp:positionV>
                <wp:extent cx="45719" cy="450167"/>
                <wp:effectExtent l="19050" t="0" r="31115" b="45720"/>
                <wp:wrapNone/>
                <wp:docPr id="23" name="Arrow: Down 23"/>
                <wp:cNvGraphicFramePr/>
                <a:graphic xmlns:a="http://schemas.openxmlformats.org/drawingml/2006/main">
                  <a:graphicData uri="http://schemas.microsoft.com/office/word/2010/wordprocessingShape">
                    <wps:wsp>
                      <wps:cNvSpPr/>
                      <wps:spPr>
                        <a:xfrm>
                          <a:off x="0" y="0"/>
                          <a:ext cx="45719" cy="4501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5B2EA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1.1pt;margin-top:20.5pt;width:3.6pt;height:35.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" adj="20503" fillcolor="#4472c4 [3204]" strokecolor="#1f3763 [1604]" strokeweight="1pt"/>
            </w:pict>
          </mc:Fallback>
        </mc:AlternateContent>
      </w:r>
      <w:r w:rsidR="00E94DF1" w:rsidRPr="004D121C">
        <w:rPr>
          <w:rFonts w:ascii="Times New Roman" w:hAnsi="Times New Roman" w:cs="Times New Roman"/>
          <w:noProof/>
          <w:color w:val="737373"/>
          <w:sz w:val="18"/>
          <w:szCs w:val="18"/>
        </w:rPr>
        <mc:AlternateContent>
          <mc:Choice Requires="wps">
            <w:drawing>
              <wp:anchor distT="0" distB="0" distL="114300" distR="114300" simplePos="0" relativeHeight="251677696" behindDoc="0" locked="0" layoutInCell="1" allowOverlap="1" wp14:anchorId="60EE8737" wp14:editId="7352BDE0">
                <wp:simplePos x="0" y="0"/>
                <wp:positionH relativeFrom="column">
                  <wp:posOffset>4866347</wp:posOffset>
                </wp:positionH>
                <wp:positionV relativeFrom="paragraph">
                  <wp:posOffset>104237</wp:posOffset>
                </wp:positionV>
                <wp:extent cx="1188720" cy="1835834"/>
                <wp:effectExtent l="0" t="0" r="11430" b="12065"/>
                <wp:wrapNone/>
                <wp:docPr id="10" name="Rectangle 10"/>
                <wp:cNvGraphicFramePr/>
                <a:graphic xmlns:a="http://schemas.openxmlformats.org/drawingml/2006/main">
                  <a:graphicData uri="http://schemas.microsoft.com/office/word/2010/wordprocessingShape">
                    <wps:wsp>
                      <wps:cNvSpPr/>
                      <wps:spPr>
                        <a:xfrm>
                          <a:off x="0" y="0"/>
                          <a:ext cx="1188720" cy="18358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C02F05" w14:textId="013C9756" w:rsidR="00DB7B2E" w:rsidRDefault="00DB7B2E" w:rsidP="00DB7B2E">
                            <w:pPr>
                              <w:jc w:val="center"/>
                            </w:pPr>
                            <w: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E8737" id="Rectangle 10" o:spid="_x0000_s1030" style="position:absolute;margin-left:383.2pt;margin-top:8.2pt;width:93.6pt;height:144.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" fillcolor="#4472c4 [3204]" strokecolor="#1f3763 [1604]" strokeweight="1pt">
                <v:textbox>
                  <w:txbxContent>
                    <w:p w14:paraId="17C02F05" w14:textId="013C9756" w:rsidR="00DB7B2E" w:rsidRDefault="00DB7B2E" w:rsidP="00DB7B2E">
                      <w:pPr>
                        <w:jc w:val="center"/>
                      </w:pPr>
                      <w:r>
                        <w:t>DISPLAY</w:t>
                      </w:r>
                    </w:p>
                  </w:txbxContent>
                </v:textbox>
              </v:rect>
            </w:pict>
          </mc:Fallback>
        </mc:AlternateContent>
      </w:r>
    </w:p>
    <w:p w14:paraId="26D5E662" w14:textId="14E1C500" w:rsidR="00E94DF1" w:rsidRPr="004D121C" w:rsidRDefault="00DB7B2E"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684864" behindDoc="0" locked="0" layoutInCell="1" allowOverlap="1" wp14:anchorId="344F3BA3" wp14:editId="484B3C00">
                <wp:simplePos x="0" y="0"/>
                <wp:positionH relativeFrom="column">
                  <wp:posOffset>2286000</wp:posOffset>
                </wp:positionH>
                <wp:positionV relativeFrom="paragraph">
                  <wp:posOffset>260790</wp:posOffset>
                </wp:positionV>
                <wp:extent cx="45719" cy="1301261"/>
                <wp:effectExtent l="19050" t="0" r="31115" b="32385"/>
                <wp:wrapNone/>
                <wp:docPr id="16" name="Arrow: Down 16"/>
                <wp:cNvGraphicFramePr/>
                <a:graphic xmlns:a="http://schemas.openxmlformats.org/drawingml/2006/main">
                  <a:graphicData uri="http://schemas.microsoft.com/office/word/2010/wordprocessingShape">
                    <wps:wsp>
                      <wps:cNvSpPr/>
                      <wps:spPr>
                        <a:xfrm>
                          <a:off x="0" y="0"/>
                          <a:ext cx="45719" cy="130126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8BF583" id="Arrow: Down 16" o:spid="_x0000_s1026" type="#_x0000_t67" style="position:absolute;margin-left:180pt;margin-top:20.55pt;width:3.6pt;height:102.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" adj="21221" fillcolor="#4472c4 [3204]" strokecolor="#1f3763 [1604]" strokeweight="1pt"/>
            </w:pict>
          </mc:Fallback>
        </mc:AlternateContent>
      </w:r>
    </w:p>
    <w:p w14:paraId="7A642590" w14:textId="3DF4A244" w:rsidR="00E94DF1" w:rsidRPr="004D121C" w:rsidRDefault="00DB7B2E"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669504" behindDoc="0" locked="0" layoutInCell="1" allowOverlap="1" wp14:anchorId="6FA07FC0" wp14:editId="0949AF22">
                <wp:simplePos x="0" y="0"/>
                <wp:positionH relativeFrom="margin">
                  <wp:posOffset>2968625</wp:posOffset>
                </wp:positionH>
                <wp:positionV relativeFrom="paragraph">
                  <wp:posOffset>253023</wp:posOffset>
                </wp:positionV>
                <wp:extent cx="1188720" cy="787790"/>
                <wp:effectExtent l="0" t="0" r="11430" b="12700"/>
                <wp:wrapNone/>
                <wp:docPr id="6" name="Rectangle 6"/>
                <wp:cNvGraphicFramePr/>
                <a:graphic xmlns:a="http://schemas.openxmlformats.org/drawingml/2006/main">
                  <a:graphicData uri="http://schemas.microsoft.com/office/word/2010/wordprocessingShape">
                    <wps:wsp>
                      <wps:cNvSpPr/>
                      <wps:spPr>
                        <a:xfrm>
                          <a:off x="0" y="0"/>
                          <a:ext cx="1188720" cy="7877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7B0300" w14:textId="41466108" w:rsidR="00DB7B2E" w:rsidRDefault="00DB7B2E" w:rsidP="00DB7B2E">
                            <w:pPr>
                              <w:jc w:val="center"/>
                            </w:pPr>
                            <w:r>
                              <w:t>CLASSIFY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7FC0" id="Rectangle 6" o:spid="_x0000_s1031" style="position:absolute;margin-left:233.75pt;margin-top:19.9pt;width:93.6pt;height:62.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" fillcolor="white [3201]" strokecolor="#70ad47 [3209]" strokeweight="1pt">
                <v:textbox>
                  <w:txbxContent>
                    <w:p w14:paraId="047B0300" w14:textId="41466108" w:rsidR="00DB7B2E" w:rsidRDefault="00DB7B2E" w:rsidP="00DB7B2E">
                      <w:pPr>
                        <w:jc w:val="center"/>
                      </w:pPr>
                      <w:r>
                        <w:t>CLASSIFY</w:t>
                      </w:r>
                    </w:p>
                  </w:txbxContent>
                </v:textbox>
                <w10:wrap anchorx="margin"/>
              </v:rect>
            </w:pict>
          </mc:Fallback>
        </mc:AlternateContent>
      </w:r>
      <w:r w:rsidR="00E94DF1" w:rsidRPr="004D121C">
        <w:rPr>
          <w:rFonts w:ascii="Times New Roman" w:hAnsi="Times New Roman" w:cs="Times New Roman"/>
          <w:noProof/>
          <w:color w:val="737373"/>
          <w:sz w:val="18"/>
          <w:szCs w:val="18"/>
        </w:rPr>
        <mc:AlternateContent>
          <mc:Choice Requires="wps">
            <w:drawing>
              <wp:anchor distT="0" distB="0" distL="114300" distR="114300" simplePos="0" relativeHeight="251673600" behindDoc="0" locked="0" layoutInCell="1" allowOverlap="1" wp14:anchorId="1FBBFC06" wp14:editId="6AD06ABD">
                <wp:simplePos x="0" y="0"/>
                <wp:positionH relativeFrom="column">
                  <wp:posOffset>-572037</wp:posOffset>
                </wp:positionH>
                <wp:positionV relativeFrom="paragraph">
                  <wp:posOffset>209111</wp:posOffset>
                </wp:positionV>
                <wp:extent cx="1188720" cy="787790"/>
                <wp:effectExtent l="0" t="0" r="11430" b="12700"/>
                <wp:wrapNone/>
                <wp:docPr id="8" name="Rectangle 8"/>
                <wp:cNvGraphicFramePr/>
                <a:graphic xmlns:a="http://schemas.openxmlformats.org/drawingml/2006/main">
                  <a:graphicData uri="http://schemas.microsoft.com/office/word/2010/wordprocessingShape">
                    <wps:wsp>
                      <wps:cNvSpPr/>
                      <wps:spPr>
                        <a:xfrm>
                          <a:off x="0" y="0"/>
                          <a:ext cx="1188720" cy="7877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BC7ACB" w14:textId="5F859935" w:rsidR="00E94DF1" w:rsidRDefault="00E94DF1" w:rsidP="00E94DF1">
                            <w:pPr>
                              <w:jc w:val="center"/>
                            </w:pPr>
                            <w:r>
                              <w:t xml:space="preserve">IMAGE </w:t>
                            </w:r>
                          </w:p>
                          <w:p w14:paraId="235363EB" w14:textId="1EB71C83" w:rsidR="00E94DF1" w:rsidRDefault="00E94DF1" w:rsidP="00E94DF1">
                            <w:pPr>
                              <w:jc w:val="center"/>
                            </w:pPr>
                            <w:r>
                              <w:t>CAPTURING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BFC06" id="Rectangle 8" o:spid="_x0000_s1032" style="position:absolute;margin-left:-45.05pt;margin-top:16.45pt;width:93.6pt;height:6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" fillcolor="white [3201]" strokecolor="#70ad47 [3209]" strokeweight="1pt">
                <v:textbox>
                  <w:txbxContent>
                    <w:p w14:paraId="1DBC7ACB" w14:textId="5F859935" w:rsidR="00E94DF1" w:rsidRDefault="00E94DF1" w:rsidP="00E94DF1">
                      <w:pPr>
                        <w:jc w:val="center"/>
                      </w:pPr>
                      <w:r>
                        <w:t xml:space="preserve">IMAGE </w:t>
                      </w:r>
                    </w:p>
                    <w:p w14:paraId="235363EB" w14:textId="1EB71C83" w:rsidR="00E94DF1" w:rsidRDefault="00E94DF1" w:rsidP="00E94DF1">
                      <w:pPr>
                        <w:jc w:val="center"/>
                      </w:pPr>
                      <w:r>
                        <w:t>CAPTURING</w:t>
                      </w:r>
                    </w:p>
                  </w:txbxContent>
                </v:textbox>
              </v:rect>
            </w:pict>
          </mc:Fallback>
        </mc:AlternateContent>
      </w:r>
    </w:p>
    <w:p w14:paraId="37DA55E5" w14:textId="268EC80C" w:rsidR="00E94DF1" w:rsidRPr="004D121C" w:rsidRDefault="00E94DF1" w:rsidP="002A4446">
      <w:pPr>
        <w:rPr>
          <w:rFonts w:ascii="Times New Roman" w:hAnsi="Times New Roman" w:cs="Times New Roman"/>
          <w:color w:val="737373"/>
          <w:sz w:val="18"/>
          <w:szCs w:val="18"/>
          <w:shd w:val="clear" w:color="auto" w:fill="FFFFFF"/>
        </w:rPr>
      </w:pPr>
    </w:p>
    <w:p w14:paraId="720B1D36" w14:textId="2C98975A" w:rsidR="00E94DF1" w:rsidRPr="004D121C" w:rsidRDefault="00DB7B2E"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687936" behindDoc="0" locked="0" layoutInCell="1" allowOverlap="1" wp14:anchorId="74F3289D" wp14:editId="589BC820">
                <wp:simplePos x="0" y="0"/>
                <wp:positionH relativeFrom="column">
                  <wp:posOffset>4304372</wp:posOffset>
                </wp:positionH>
                <wp:positionV relativeFrom="paragraph">
                  <wp:posOffset>29161</wp:posOffset>
                </wp:positionV>
                <wp:extent cx="527880" cy="45719"/>
                <wp:effectExtent l="0" t="19050" r="43815" b="31115"/>
                <wp:wrapNone/>
                <wp:docPr id="22" name="Arrow: Right 22"/>
                <wp:cNvGraphicFramePr/>
                <a:graphic xmlns:a="http://schemas.openxmlformats.org/drawingml/2006/main">
                  <a:graphicData uri="http://schemas.microsoft.com/office/word/2010/wordprocessingShape">
                    <wps:wsp>
                      <wps:cNvSpPr/>
                      <wps:spPr>
                        <a:xfrm>
                          <a:off x="0" y="0"/>
                          <a:ext cx="5278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DD31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338.95pt;margin-top:2.3pt;width:41.55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" adj="20665" fillcolor="#4472c4 [3204]" strokecolor="#1f3763 [1604]" strokeweight="1pt"/>
            </w:pict>
          </mc:Fallback>
        </mc:AlternateContent>
      </w:r>
      <w:r w:rsidRPr="004D121C">
        <w:rPr>
          <w:rFonts w:ascii="Times New Roman" w:hAnsi="Times New Roman" w:cs="Times New Roman"/>
          <w:noProof/>
          <w:color w:val="737373"/>
          <w:sz w:val="18"/>
          <w:szCs w:val="18"/>
        </w:rPr>
        <mc:AlternateContent>
          <mc:Choice Requires="wps">
            <w:drawing>
              <wp:anchor distT="0" distB="0" distL="114300" distR="114300" simplePos="0" relativeHeight="251682816" behindDoc="0" locked="0" layoutInCell="1" allowOverlap="1" wp14:anchorId="177B488C" wp14:editId="6B594A04">
                <wp:simplePos x="0" y="0"/>
                <wp:positionH relativeFrom="column">
                  <wp:posOffset>626012</wp:posOffset>
                </wp:positionH>
                <wp:positionV relativeFrom="paragraph">
                  <wp:posOffset>71364</wp:posOffset>
                </wp:positionV>
                <wp:extent cx="963637" cy="56271"/>
                <wp:effectExtent l="0" t="19050" r="46355" b="39370"/>
                <wp:wrapNone/>
                <wp:docPr id="14" name="Arrow: Right 14"/>
                <wp:cNvGraphicFramePr/>
                <a:graphic xmlns:a="http://schemas.openxmlformats.org/drawingml/2006/main">
                  <a:graphicData uri="http://schemas.microsoft.com/office/word/2010/wordprocessingShape">
                    <wps:wsp>
                      <wps:cNvSpPr/>
                      <wps:spPr>
                        <a:xfrm>
                          <a:off x="0" y="0"/>
                          <a:ext cx="963637" cy="562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D6343D" id="Arrow: Right 14" o:spid="_x0000_s1026" type="#_x0000_t13" style="position:absolute;margin-left:49.3pt;margin-top:5.6pt;width:75.9pt;height:4.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" adj="20969" fillcolor="#4472c4 [3204]" strokecolor="#1f3763 [1604]" strokeweight="1pt"/>
            </w:pict>
          </mc:Fallback>
        </mc:AlternateContent>
      </w:r>
    </w:p>
    <w:p w14:paraId="2028639E" w14:textId="26E53492" w:rsidR="001135B1" w:rsidRPr="004D121C" w:rsidRDefault="00DB7B2E"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689984" behindDoc="0" locked="0" layoutInCell="1" allowOverlap="1" wp14:anchorId="421E8926" wp14:editId="5B7965DA">
                <wp:simplePos x="0" y="0"/>
                <wp:positionH relativeFrom="column">
                  <wp:posOffset>3073791</wp:posOffset>
                </wp:positionH>
                <wp:positionV relativeFrom="paragraph">
                  <wp:posOffset>238076</wp:posOffset>
                </wp:positionV>
                <wp:extent cx="583809" cy="571793"/>
                <wp:effectExtent l="0" t="19050" r="45085" b="19050"/>
                <wp:wrapNone/>
                <wp:docPr id="25" name="Arrow: Bent-Up 25"/>
                <wp:cNvGraphicFramePr/>
                <a:graphic xmlns:a="http://schemas.openxmlformats.org/drawingml/2006/main">
                  <a:graphicData uri="http://schemas.microsoft.com/office/word/2010/wordprocessingShape">
                    <wps:wsp>
                      <wps:cNvSpPr/>
                      <wps:spPr>
                        <a:xfrm>
                          <a:off x="0" y="0"/>
                          <a:ext cx="583809" cy="571793"/>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4A89B" id="Arrow: Bent-Up 25" o:spid="_x0000_s1026" style="position:absolute;margin-left:242.05pt;margin-top:18.75pt;width:45.95pt;height: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3809,57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" path="m,428845r369387,l369387,142948r-71474,l440861,,583809,142948r-71474,l512335,571793,,571793,,428845xe" fillcolor="#4472c4 [3204]" strokecolor="#1f3763 [1604]" strokeweight="1pt">
                <v:stroke joinstyle="miter"/>
                <v:path arrowok="t" o:connecttype="custom" o:connectlocs="0,428845;369387,428845;369387,142948;297913,142948;440861,0;583809,142948;512335,142948;512335,571793;0,571793;0,428845" o:connectangles="0,0,0,0,0,0,0,0,0,0"/>
              </v:shape>
            </w:pict>
          </mc:Fallback>
        </mc:AlternateContent>
      </w:r>
    </w:p>
    <w:p w14:paraId="4DB6A3EC" w14:textId="5EF5805E" w:rsidR="001135B1" w:rsidRPr="004D121C" w:rsidRDefault="001135B1" w:rsidP="002A4446">
      <w:pPr>
        <w:rPr>
          <w:rFonts w:ascii="Times New Roman" w:hAnsi="Times New Roman" w:cs="Times New Roman"/>
          <w:color w:val="737373"/>
          <w:sz w:val="18"/>
          <w:szCs w:val="18"/>
          <w:shd w:val="clear" w:color="auto" w:fill="FFFFFF"/>
        </w:rPr>
      </w:pPr>
    </w:p>
    <w:p w14:paraId="1D373BF0" w14:textId="0B4A85B8" w:rsidR="001135B1" w:rsidRPr="004D121C" w:rsidRDefault="00F44C73"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671552" behindDoc="0" locked="0" layoutInCell="1" allowOverlap="1" wp14:anchorId="02D35E12" wp14:editId="5B453356">
                <wp:simplePos x="0" y="0"/>
                <wp:positionH relativeFrom="column">
                  <wp:posOffset>1779563</wp:posOffset>
                </wp:positionH>
                <wp:positionV relativeFrom="paragraph">
                  <wp:posOffset>118061</wp:posOffset>
                </wp:positionV>
                <wp:extent cx="1266092" cy="787790"/>
                <wp:effectExtent l="0" t="0" r="10795" b="12700"/>
                <wp:wrapNone/>
                <wp:docPr id="7" name="Rectangle 7"/>
                <wp:cNvGraphicFramePr/>
                <a:graphic xmlns:a="http://schemas.openxmlformats.org/drawingml/2006/main">
                  <a:graphicData uri="http://schemas.microsoft.com/office/word/2010/wordprocessingShape">
                    <wps:wsp>
                      <wps:cNvSpPr/>
                      <wps:spPr>
                        <a:xfrm>
                          <a:off x="0" y="0"/>
                          <a:ext cx="1266092" cy="7877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76A8C5" w14:textId="39ABA209" w:rsidR="00DB7B2E" w:rsidRDefault="00DB7B2E" w:rsidP="00DB7B2E">
                            <w:pPr>
                              <w:jc w:val="center"/>
                            </w:pPr>
                            <w:r>
                              <w:t>LOAD</w:t>
                            </w:r>
                          </w:p>
                          <w:p w14:paraId="0873F49C" w14:textId="74D53184" w:rsidR="00DB7B2E" w:rsidRDefault="00DB7B2E" w:rsidP="00DB7B2E">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35E12" id="Rectangle 7" o:spid="_x0000_s1033" style="position:absolute;margin-left:140.1pt;margin-top:9.3pt;width:99.7pt;height:6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" fillcolor="white [3201]" strokecolor="#70ad47 [3209]" strokeweight="1pt">
                <v:textbox>
                  <w:txbxContent>
                    <w:p w14:paraId="2C76A8C5" w14:textId="39ABA209" w:rsidR="00DB7B2E" w:rsidRDefault="00DB7B2E" w:rsidP="00DB7B2E">
                      <w:pPr>
                        <w:jc w:val="center"/>
                      </w:pPr>
                      <w:r>
                        <w:t>LOAD</w:t>
                      </w:r>
                    </w:p>
                    <w:p w14:paraId="0873F49C" w14:textId="74D53184" w:rsidR="00DB7B2E" w:rsidRDefault="00DB7B2E" w:rsidP="00DB7B2E">
                      <w:pPr>
                        <w:jc w:val="center"/>
                      </w:pPr>
                      <w:r>
                        <w:t>MODEL</w:t>
                      </w:r>
                    </w:p>
                  </w:txbxContent>
                </v:textbox>
              </v:rect>
            </w:pict>
          </mc:Fallback>
        </mc:AlternateContent>
      </w:r>
      <w:r w:rsidR="00E94DF1" w:rsidRPr="004D121C">
        <w:rPr>
          <w:rFonts w:ascii="Times New Roman" w:hAnsi="Times New Roman" w:cs="Times New Roman"/>
          <w:noProof/>
          <w:color w:val="737373"/>
          <w:sz w:val="18"/>
          <w:szCs w:val="18"/>
        </w:rPr>
        <mc:AlternateContent>
          <mc:Choice Requires="wps">
            <w:drawing>
              <wp:anchor distT="0" distB="0" distL="114300" distR="114300" simplePos="0" relativeHeight="251679744" behindDoc="0" locked="0" layoutInCell="1" allowOverlap="1" wp14:anchorId="2DD2C051" wp14:editId="08CF4D9A">
                <wp:simplePos x="0" y="0"/>
                <wp:positionH relativeFrom="column">
                  <wp:posOffset>-565590</wp:posOffset>
                </wp:positionH>
                <wp:positionV relativeFrom="paragraph">
                  <wp:posOffset>117671</wp:posOffset>
                </wp:positionV>
                <wp:extent cx="1188720" cy="787790"/>
                <wp:effectExtent l="0" t="0" r="11430" b="12700"/>
                <wp:wrapNone/>
                <wp:docPr id="11" name="Rectangle 11"/>
                <wp:cNvGraphicFramePr/>
                <a:graphic xmlns:a="http://schemas.openxmlformats.org/drawingml/2006/main">
                  <a:graphicData uri="http://schemas.microsoft.com/office/word/2010/wordprocessingShape">
                    <wps:wsp>
                      <wps:cNvSpPr/>
                      <wps:spPr>
                        <a:xfrm>
                          <a:off x="0" y="0"/>
                          <a:ext cx="1188720" cy="7877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1F8A6C" w14:textId="58078316" w:rsidR="00DB7B2E" w:rsidRPr="00011A58" w:rsidRDefault="00DB7B2E" w:rsidP="00EF4BEC">
                            <w:r>
                              <w:t>POWER</w:t>
                            </w:r>
                          </w:p>
                          <w:p w14:paraId="333CD7F5" w14:textId="682F40F5" w:rsidR="00DB7B2E" w:rsidRDefault="00DB7B2E" w:rsidP="00DB7B2E">
                            <w:pPr>
                              <w:jc w:val="center"/>
                            </w:pPr>
                            <w:r>
                              <w:t>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2C051" id="Rectangle 11" o:spid="_x0000_s1034" style="position:absolute;margin-left:-44.55pt;margin-top:9.25pt;width:93.6pt;height:62.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" fillcolor="white [3201]" strokecolor="#70ad47 [3209]" strokeweight="1pt">
                <v:textbox>
                  <w:txbxContent>
                    <w:p w14:paraId="2C1F8A6C" w14:textId="58078316" w:rsidR="00DB7B2E" w:rsidRPr="00011A58" w:rsidRDefault="00DB7B2E" w:rsidP="00EF4BEC">
                      <w:r>
                        <w:t>POWER</w:t>
                      </w:r>
                    </w:p>
                    <w:p w14:paraId="333CD7F5" w14:textId="682F40F5" w:rsidR="00DB7B2E" w:rsidRDefault="00DB7B2E" w:rsidP="00DB7B2E">
                      <w:pPr>
                        <w:jc w:val="center"/>
                      </w:pPr>
                      <w:r>
                        <w:t>SUPPLY</w:t>
                      </w:r>
                    </w:p>
                  </w:txbxContent>
                </v:textbox>
              </v:rect>
            </w:pict>
          </mc:Fallback>
        </mc:AlternateContent>
      </w:r>
    </w:p>
    <w:p w14:paraId="7EA57778" w14:textId="01706A86" w:rsidR="00E94DF1" w:rsidRPr="004D121C" w:rsidRDefault="00DB7B2E"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683840" behindDoc="0" locked="0" layoutInCell="1" allowOverlap="1" wp14:anchorId="40B2487B" wp14:editId="13E0BAE1">
                <wp:simplePos x="0" y="0"/>
                <wp:positionH relativeFrom="column">
                  <wp:posOffset>618978</wp:posOffset>
                </wp:positionH>
                <wp:positionV relativeFrom="paragraph">
                  <wp:posOffset>149811</wp:posOffset>
                </wp:positionV>
                <wp:extent cx="942536" cy="49237"/>
                <wp:effectExtent l="0" t="19050" r="29210" b="46355"/>
                <wp:wrapNone/>
                <wp:docPr id="15" name="Arrow: Right 15"/>
                <wp:cNvGraphicFramePr/>
                <a:graphic xmlns:a="http://schemas.openxmlformats.org/drawingml/2006/main">
                  <a:graphicData uri="http://schemas.microsoft.com/office/word/2010/wordprocessingShape">
                    <wps:wsp>
                      <wps:cNvSpPr/>
                      <wps:spPr>
                        <a:xfrm>
                          <a:off x="0" y="0"/>
                          <a:ext cx="942536" cy="492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0AE2E2" id="Arrow: Right 15" o:spid="_x0000_s1026" type="#_x0000_t13" style="position:absolute;margin-left:48.75pt;margin-top:11.8pt;width:74.2pt;height:3.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" adj="21036" fillcolor="#4472c4 [3204]" strokecolor="#1f3763 [1604]" strokeweight="1pt"/>
            </w:pict>
          </mc:Fallback>
        </mc:AlternateContent>
      </w:r>
    </w:p>
    <w:p w14:paraId="6DC7E0A2" w14:textId="491CCFF3" w:rsidR="00E94DF1" w:rsidRPr="004D121C" w:rsidRDefault="00E94DF1" w:rsidP="002A4446">
      <w:pPr>
        <w:rPr>
          <w:rFonts w:ascii="Times New Roman" w:hAnsi="Times New Roman" w:cs="Times New Roman"/>
          <w:color w:val="737373"/>
          <w:sz w:val="18"/>
          <w:szCs w:val="18"/>
          <w:shd w:val="clear" w:color="auto" w:fill="FFFFFF"/>
        </w:rPr>
      </w:pPr>
    </w:p>
    <w:p w14:paraId="71627F22" w14:textId="45E50E90" w:rsidR="00E94DF1" w:rsidRPr="004D121C" w:rsidRDefault="00E94DF1" w:rsidP="002A4446">
      <w:pPr>
        <w:rPr>
          <w:rFonts w:ascii="Times New Roman" w:hAnsi="Times New Roman" w:cs="Times New Roman"/>
          <w:color w:val="737373"/>
          <w:sz w:val="18"/>
          <w:szCs w:val="18"/>
          <w:shd w:val="clear" w:color="auto" w:fill="FFFFFF"/>
        </w:rPr>
      </w:pPr>
    </w:p>
    <w:p w14:paraId="7F6C8B0B" w14:textId="021F11F2" w:rsidR="00E94DF1" w:rsidRPr="004D121C" w:rsidRDefault="00E94DF1" w:rsidP="002A4446">
      <w:pPr>
        <w:rPr>
          <w:rFonts w:ascii="Times New Roman" w:hAnsi="Times New Roman" w:cs="Times New Roman"/>
          <w:color w:val="737373"/>
          <w:sz w:val="18"/>
          <w:szCs w:val="18"/>
          <w:shd w:val="clear" w:color="auto" w:fill="FFFFFF"/>
        </w:rPr>
      </w:pPr>
    </w:p>
    <w:p w14:paraId="7D002895" w14:textId="18EACC54" w:rsidR="00E94DF1" w:rsidRPr="004D121C" w:rsidRDefault="00E94DF1" w:rsidP="002A4446">
      <w:pPr>
        <w:rPr>
          <w:rFonts w:ascii="Times New Roman" w:hAnsi="Times New Roman" w:cs="Times New Roman"/>
          <w:color w:val="737373"/>
          <w:sz w:val="18"/>
          <w:szCs w:val="18"/>
          <w:shd w:val="clear" w:color="auto" w:fill="FFFFFF"/>
        </w:rPr>
      </w:pPr>
    </w:p>
    <w:p w14:paraId="70347924" w14:textId="25BA7858" w:rsidR="00705F16" w:rsidRPr="004D121C" w:rsidRDefault="00E346D7" w:rsidP="00E346D7">
      <w:pPr>
        <w:rPr>
          <w:rFonts w:ascii="Times New Roman" w:hAnsi="Times New Roman" w:cs="Times New Roman"/>
          <w:b/>
          <w:bCs/>
          <w:sz w:val="32"/>
          <w:szCs w:val="32"/>
        </w:rPr>
      </w:pPr>
      <w:r w:rsidRPr="004D121C">
        <w:rPr>
          <w:rFonts w:ascii="Times New Roman" w:hAnsi="Times New Roman" w:cs="Times New Roman"/>
          <w:sz w:val="18"/>
          <w:szCs w:val="18"/>
          <w:shd w:val="clear" w:color="auto" w:fill="FFFFFF"/>
        </w:rPr>
        <w:t xml:space="preserve">                                        </w:t>
      </w:r>
      <w:r w:rsidRPr="004D121C">
        <w:rPr>
          <w:rFonts w:ascii="Times New Roman" w:hAnsi="Times New Roman" w:cs="Times New Roman"/>
          <w:b/>
          <w:bCs/>
          <w:sz w:val="32"/>
          <w:szCs w:val="32"/>
        </w:rPr>
        <w:t>Block Diagram of the system</w:t>
      </w:r>
    </w:p>
    <w:p w14:paraId="47C278F0" w14:textId="67A892D5" w:rsidR="00705F16" w:rsidRPr="004D121C" w:rsidRDefault="00EE5923" w:rsidP="00705F16">
      <w:pPr>
        <w:rPr>
          <w:rFonts w:ascii="Times New Roman" w:hAnsi="Times New Roman" w:cs="Times New Roman"/>
          <w:b/>
          <w:bCs/>
          <w:sz w:val="28"/>
          <w:szCs w:val="28"/>
        </w:rPr>
      </w:pPr>
      <w:r w:rsidRPr="004D121C">
        <w:rPr>
          <w:rFonts w:ascii="Times New Roman" w:hAnsi="Times New Roman" w:cs="Times New Roman"/>
          <w:b/>
          <w:bCs/>
          <w:sz w:val="28"/>
          <w:szCs w:val="28"/>
        </w:rPr>
        <w:t xml:space="preserve">2.1 </w:t>
      </w:r>
      <w:r w:rsidR="00705F16" w:rsidRPr="004D121C">
        <w:rPr>
          <w:rFonts w:ascii="Times New Roman" w:hAnsi="Times New Roman" w:cs="Times New Roman"/>
          <w:b/>
          <w:bCs/>
          <w:sz w:val="28"/>
          <w:szCs w:val="28"/>
        </w:rPr>
        <w:t>MobileNetV2</w:t>
      </w:r>
    </w:p>
    <w:p w14:paraId="2F7E0C1D" w14:textId="77777777" w:rsidR="00705F16" w:rsidRPr="004D121C" w:rsidRDefault="00705F16" w:rsidP="00705F16">
      <w:pPr>
        <w:rPr>
          <w:rFonts w:ascii="Times New Roman" w:hAnsi="Times New Roman" w:cs="Times New Roman"/>
          <w:sz w:val="24"/>
          <w:szCs w:val="24"/>
        </w:rPr>
      </w:pPr>
      <w:r w:rsidRPr="004D121C">
        <w:rPr>
          <w:rFonts w:ascii="Times New Roman" w:hAnsi="Times New Roman" w:cs="Times New Roman"/>
          <w:sz w:val="24"/>
          <w:szCs w:val="24"/>
        </w:rPr>
        <w:t>MobileNetV2 is a classification model (distinct from MobileNetSSDv2) developed by Google. It provides real-time classification capabilities under computing constraints in devices like smartphones. This implementation leverages transfer learning from ImageNet to your dataset.</w:t>
      </w:r>
    </w:p>
    <w:p w14:paraId="3462059C" w14:textId="77777777" w:rsidR="00705F16" w:rsidRPr="004D121C" w:rsidRDefault="00705F16" w:rsidP="00705F16">
      <w:pPr>
        <w:rPr>
          <w:rFonts w:ascii="Times New Roman" w:hAnsi="Times New Roman" w:cs="Times New Roman"/>
          <w:sz w:val="24"/>
          <w:szCs w:val="24"/>
        </w:rPr>
      </w:pPr>
    </w:p>
    <w:p w14:paraId="5DAF904D" w14:textId="28185D6E" w:rsidR="00705F16" w:rsidRPr="004D121C" w:rsidRDefault="00705F16" w:rsidP="00E346D7">
      <w:pPr>
        <w:rPr>
          <w:rFonts w:ascii="Times New Roman" w:hAnsi="Times New Roman" w:cs="Times New Roman"/>
          <w:sz w:val="32"/>
          <w:szCs w:val="32"/>
        </w:rPr>
      </w:pPr>
    </w:p>
    <w:p w14:paraId="2B26CCF0" w14:textId="77777777" w:rsidR="004F49B6" w:rsidRPr="004D121C" w:rsidRDefault="004F49B6" w:rsidP="00705F16">
      <w:pPr>
        <w:rPr>
          <w:rFonts w:ascii="Times New Roman" w:hAnsi="Times New Roman" w:cs="Times New Roman"/>
          <w:sz w:val="28"/>
          <w:szCs w:val="28"/>
        </w:rPr>
      </w:pPr>
    </w:p>
    <w:p w14:paraId="72837280" w14:textId="77777777" w:rsidR="004F49B6" w:rsidRPr="004D121C" w:rsidRDefault="004F49B6" w:rsidP="00705F16">
      <w:pPr>
        <w:rPr>
          <w:rFonts w:ascii="Times New Roman" w:hAnsi="Times New Roman" w:cs="Times New Roman"/>
          <w:sz w:val="28"/>
          <w:szCs w:val="28"/>
        </w:rPr>
      </w:pPr>
    </w:p>
    <w:p w14:paraId="36122AFF" w14:textId="0A90DD38" w:rsidR="00705F16" w:rsidRPr="004D121C" w:rsidRDefault="00EE5923" w:rsidP="00705F16">
      <w:pPr>
        <w:rPr>
          <w:rFonts w:ascii="Times New Roman" w:hAnsi="Times New Roman" w:cs="Times New Roman"/>
          <w:b/>
          <w:bCs/>
          <w:sz w:val="28"/>
          <w:szCs w:val="28"/>
        </w:rPr>
      </w:pPr>
      <w:r w:rsidRPr="004D121C">
        <w:rPr>
          <w:rFonts w:ascii="Times New Roman" w:hAnsi="Times New Roman" w:cs="Times New Roman"/>
          <w:b/>
          <w:bCs/>
          <w:sz w:val="28"/>
          <w:szCs w:val="28"/>
        </w:rPr>
        <w:lastRenderedPageBreak/>
        <w:t xml:space="preserve">2.1.1 </w:t>
      </w:r>
      <w:r w:rsidR="00705F16" w:rsidRPr="004D121C">
        <w:rPr>
          <w:rFonts w:ascii="Times New Roman" w:hAnsi="Times New Roman" w:cs="Times New Roman"/>
          <w:b/>
          <w:bCs/>
          <w:sz w:val="28"/>
          <w:szCs w:val="28"/>
        </w:rPr>
        <w:t>MobileNetV2 Architecture</w:t>
      </w:r>
    </w:p>
    <w:p w14:paraId="49C50879" w14:textId="72084596" w:rsidR="00705F16" w:rsidRPr="004D121C" w:rsidRDefault="00705F16" w:rsidP="00705F16">
      <w:pPr>
        <w:rPr>
          <w:rFonts w:ascii="Times New Roman" w:hAnsi="Times New Roman" w:cs="Times New Roman"/>
          <w:sz w:val="24"/>
          <w:szCs w:val="24"/>
        </w:rPr>
      </w:pPr>
      <w:r w:rsidRPr="004D121C">
        <w:rPr>
          <w:rFonts w:ascii="Times New Roman" w:hAnsi="Times New Roman" w:cs="Times New Roman"/>
          <w:sz w:val="24"/>
          <w:szCs w:val="24"/>
        </w:rPr>
        <w:t>The MobileNetV2 architecture utilizes an inverted residual structure where the input and output of the residual blocks are thin bottleneck layers. MobileNetV2 also uses lightweight convolutions to filter features in the expansion layer. Finally, it removes non-linearities in the narrow layers.</w:t>
      </w:r>
    </w:p>
    <w:p w14:paraId="2D552A93" w14:textId="374F068B" w:rsidR="00705F16" w:rsidRPr="004D121C" w:rsidRDefault="00705F16" w:rsidP="00E346D7">
      <w:pPr>
        <w:rPr>
          <w:rFonts w:ascii="Times New Roman" w:hAnsi="Times New Roman" w:cs="Times New Roman"/>
          <w:b/>
          <w:bCs/>
          <w:sz w:val="32"/>
          <w:szCs w:val="32"/>
        </w:rPr>
      </w:pPr>
    </w:p>
    <w:p w14:paraId="6DBAE4BA" w14:textId="63B606E1" w:rsidR="00705F16" w:rsidRPr="004D121C" w:rsidRDefault="00705F16" w:rsidP="00E346D7">
      <w:pPr>
        <w:rPr>
          <w:rFonts w:ascii="Times New Roman" w:hAnsi="Times New Roman" w:cs="Times New Roman"/>
          <w:b/>
          <w:bCs/>
          <w:sz w:val="32"/>
          <w:szCs w:val="32"/>
        </w:rPr>
      </w:pPr>
      <w:r w:rsidRPr="004D121C">
        <w:rPr>
          <w:rFonts w:ascii="Times New Roman" w:hAnsi="Times New Roman" w:cs="Times New Roman"/>
          <w:noProof/>
        </w:rPr>
        <w:drawing>
          <wp:inline distT="0" distB="0" distL="0" distR="0" wp14:anchorId="325F171E" wp14:editId="2F6E0A7A">
            <wp:extent cx="4044677" cy="3174908"/>
            <wp:effectExtent l="0" t="0" r="0" b="6985"/>
            <wp:docPr id="13" name="Picture 13" descr="MobileNetV2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NetV2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6914" cy="3192363"/>
                    </a:xfrm>
                    <a:prstGeom prst="rect">
                      <a:avLst/>
                    </a:prstGeom>
                    <a:noFill/>
                    <a:ln>
                      <a:noFill/>
                    </a:ln>
                  </pic:spPr>
                </pic:pic>
              </a:graphicData>
            </a:graphic>
          </wp:inline>
        </w:drawing>
      </w:r>
    </w:p>
    <w:p w14:paraId="16859BD5" w14:textId="77777777" w:rsidR="00AC6706" w:rsidRPr="004D121C" w:rsidRDefault="00AC6706" w:rsidP="00E346D7">
      <w:pPr>
        <w:rPr>
          <w:rFonts w:ascii="Times New Roman" w:hAnsi="Times New Roman" w:cs="Times New Roman"/>
          <w:b/>
          <w:bCs/>
          <w:sz w:val="32"/>
          <w:szCs w:val="32"/>
        </w:rPr>
      </w:pPr>
    </w:p>
    <w:p w14:paraId="432F5E4D" w14:textId="2CC82D7B" w:rsidR="00705F16" w:rsidRPr="004D121C" w:rsidRDefault="007A3039" w:rsidP="00E346D7">
      <w:pPr>
        <w:rPr>
          <w:rFonts w:ascii="Times New Roman" w:hAnsi="Times New Roman" w:cs="Times New Roman"/>
          <w:b/>
          <w:bCs/>
          <w:sz w:val="32"/>
          <w:szCs w:val="32"/>
        </w:rPr>
      </w:pPr>
      <w:r w:rsidRPr="004D121C">
        <w:rPr>
          <w:rFonts w:ascii="Times New Roman" w:hAnsi="Times New Roman" w:cs="Times New Roman"/>
          <w:noProof/>
        </w:rPr>
        <w:drawing>
          <wp:inline distT="0" distB="0" distL="0" distR="0" wp14:anchorId="64DFE3D2" wp14:editId="2B94C1C3">
            <wp:extent cx="4627880" cy="1800751"/>
            <wp:effectExtent l="0" t="0" r="1270" b="9525"/>
            <wp:docPr id="28" name="Picture 28" descr="MobileNetSSDv2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NetSSDv2 Performa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3104" cy="1802784"/>
                    </a:xfrm>
                    <a:prstGeom prst="rect">
                      <a:avLst/>
                    </a:prstGeom>
                    <a:noFill/>
                    <a:ln>
                      <a:noFill/>
                    </a:ln>
                  </pic:spPr>
                </pic:pic>
              </a:graphicData>
            </a:graphic>
          </wp:inline>
        </w:drawing>
      </w:r>
    </w:p>
    <w:p w14:paraId="0016507C" w14:textId="77777777" w:rsidR="00AC6706" w:rsidRPr="004D121C" w:rsidRDefault="00AC6706" w:rsidP="002A4446">
      <w:pPr>
        <w:rPr>
          <w:rFonts w:ascii="Times New Roman" w:hAnsi="Times New Roman" w:cs="Times New Roman"/>
          <w:sz w:val="24"/>
          <w:szCs w:val="24"/>
        </w:rPr>
      </w:pPr>
    </w:p>
    <w:p w14:paraId="60AEF71A" w14:textId="77777777" w:rsidR="00BD2EF7" w:rsidRPr="004D121C" w:rsidRDefault="00BD2EF7" w:rsidP="002A4446">
      <w:pPr>
        <w:rPr>
          <w:rFonts w:ascii="Times New Roman" w:hAnsi="Times New Roman" w:cs="Times New Roman"/>
          <w:sz w:val="24"/>
          <w:szCs w:val="24"/>
        </w:rPr>
      </w:pPr>
    </w:p>
    <w:p w14:paraId="2F6EC5F0" w14:textId="6A8DE59F" w:rsidR="00705F16" w:rsidRPr="004D121C" w:rsidRDefault="00EE5923" w:rsidP="002A4446">
      <w:pPr>
        <w:rPr>
          <w:rFonts w:ascii="Times New Roman" w:hAnsi="Times New Roman" w:cs="Times New Roman"/>
          <w:b/>
          <w:bCs/>
          <w:sz w:val="28"/>
          <w:szCs w:val="28"/>
        </w:rPr>
      </w:pPr>
      <w:r w:rsidRPr="004D121C">
        <w:rPr>
          <w:rFonts w:ascii="Times New Roman" w:hAnsi="Times New Roman" w:cs="Times New Roman"/>
          <w:b/>
          <w:bCs/>
          <w:sz w:val="28"/>
          <w:szCs w:val="28"/>
        </w:rPr>
        <w:t xml:space="preserve">2.2 </w:t>
      </w:r>
      <w:proofErr w:type="spellStart"/>
      <w:r w:rsidR="007A3039" w:rsidRPr="004D121C">
        <w:rPr>
          <w:rFonts w:ascii="Times New Roman" w:hAnsi="Times New Roman" w:cs="Times New Roman"/>
          <w:b/>
          <w:bCs/>
          <w:sz w:val="28"/>
          <w:szCs w:val="28"/>
        </w:rPr>
        <w:t>AlexNet</w:t>
      </w:r>
      <w:proofErr w:type="spellEnd"/>
    </w:p>
    <w:p w14:paraId="7C47CBB1" w14:textId="05CBD117" w:rsidR="007A3039" w:rsidRPr="004D121C" w:rsidRDefault="007A3039" w:rsidP="002A4446">
      <w:pPr>
        <w:rPr>
          <w:rFonts w:ascii="Times New Roman" w:hAnsi="Times New Roman" w:cs="Times New Roman"/>
          <w:sz w:val="24"/>
          <w:szCs w:val="24"/>
        </w:rPr>
      </w:pPr>
      <w:r w:rsidRPr="004D121C">
        <w:rPr>
          <w:rFonts w:ascii="Times New Roman" w:hAnsi="Times New Roman" w:cs="Times New Roman"/>
          <w:sz w:val="24"/>
          <w:szCs w:val="24"/>
        </w:rPr>
        <w:t xml:space="preserve">AlexNet was designed by Hinton, winner of the 2012 ImageNet competition, and his student Alex Krizhevsky. It was also after that year that more and deeper neural networks were proposed, such as the excellent vgg, GoogleLeNet. Its official data model has an accuracy </w:t>
      </w:r>
      <w:r w:rsidRPr="004D121C">
        <w:rPr>
          <w:rFonts w:ascii="Times New Roman" w:hAnsi="Times New Roman" w:cs="Times New Roman"/>
          <w:sz w:val="24"/>
          <w:szCs w:val="24"/>
        </w:rPr>
        <w:lastRenderedPageBreak/>
        <w:t>rate of 57.1% and top 1-5 reaches 80.2%. This is already quite outstanding for traditional machine learning classification algorithms.</w:t>
      </w:r>
    </w:p>
    <w:p w14:paraId="7721002C" w14:textId="13EF242C" w:rsidR="007A3039" w:rsidRPr="004D121C" w:rsidRDefault="007A3039" w:rsidP="002A4446">
      <w:pPr>
        <w:rPr>
          <w:rFonts w:ascii="Times New Roman" w:hAnsi="Times New Roman" w:cs="Times New Roman"/>
          <w:sz w:val="24"/>
          <w:szCs w:val="24"/>
        </w:rPr>
      </w:pPr>
      <w:r w:rsidRPr="004D121C">
        <w:rPr>
          <w:rFonts w:ascii="Times New Roman" w:hAnsi="Times New Roman" w:cs="Times New Roman"/>
          <w:noProof/>
        </w:rPr>
        <w:drawing>
          <wp:inline distT="0" distB="0" distL="0" distR="0" wp14:anchorId="618190E0" wp14:editId="04DA2EB5">
            <wp:extent cx="4072726" cy="1469390"/>
            <wp:effectExtent l="0" t="0" r="4445" b="0"/>
            <wp:docPr id="30" name="Picture 30"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t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1416" cy="1472525"/>
                    </a:xfrm>
                    <a:prstGeom prst="rect">
                      <a:avLst/>
                    </a:prstGeom>
                    <a:noFill/>
                    <a:ln>
                      <a:noFill/>
                    </a:ln>
                  </pic:spPr>
                </pic:pic>
              </a:graphicData>
            </a:graphic>
          </wp:inline>
        </w:drawing>
      </w:r>
    </w:p>
    <w:p w14:paraId="04A33F9B" w14:textId="2EDEE879" w:rsidR="007A3039" w:rsidRPr="004D121C" w:rsidRDefault="00EE5923" w:rsidP="002A4446">
      <w:pPr>
        <w:rPr>
          <w:rFonts w:ascii="Times New Roman" w:hAnsi="Times New Roman" w:cs="Times New Roman"/>
          <w:b/>
          <w:bCs/>
          <w:sz w:val="28"/>
          <w:szCs w:val="28"/>
        </w:rPr>
      </w:pPr>
      <w:r w:rsidRPr="004D121C">
        <w:rPr>
          <w:rFonts w:ascii="Times New Roman" w:hAnsi="Times New Roman" w:cs="Times New Roman"/>
          <w:b/>
          <w:bCs/>
          <w:sz w:val="28"/>
          <w:szCs w:val="28"/>
        </w:rPr>
        <w:t xml:space="preserve">2.3 </w:t>
      </w:r>
      <w:r w:rsidR="00634D8C" w:rsidRPr="004D121C">
        <w:rPr>
          <w:rFonts w:ascii="Times New Roman" w:hAnsi="Times New Roman" w:cs="Times New Roman"/>
          <w:b/>
          <w:bCs/>
          <w:sz w:val="28"/>
          <w:szCs w:val="28"/>
        </w:rPr>
        <w:t>YOLO</w:t>
      </w:r>
    </w:p>
    <w:p w14:paraId="3992C80C" w14:textId="1225D482" w:rsidR="00634D8C" w:rsidRPr="004D121C" w:rsidRDefault="00634D8C" w:rsidP="002A4446">
      <w:pPr>
        <w:rPr>
          <w:rFonts w:ascii="Times New Roman" w:hAnsi="Times New Roman" w:cs="Times New Roman"/>
          <w:sz w:val="24"/>
          <w:szCs w:val="24"/>
        </w:rPr>
      </w:pPr>
      <w:r w:rsidRPr="004D121C">
        <w:rPr>
          <w:rFonts w:ascii="Times New Roman" w:hAnsi="Times New Roman" w:cs="Times New Roman"/>
          <w:sz w:val="24"/>
          <w:szCs w:val="24"/>
        </w:rPr>
        <w:t>YOLO is an abbreviation for the term ‘You Only Look Once’. This is an algorithm that detects and recognizes various objects in a picture (in real-time). Object detection in YOLO is done as a regression problem and provides the class probabilities of the detected images.</w:t>
      </w:r>
    </w:p>
    <w:p w14:paraId="13593CA7" w14:textId="67858DB3" w:rsidR="00634D8C" w:rsidRPr="004D121C" w:rsidRDefault="00634D8C" w:rsidP="00634D8C">
      <w:pPr>
        <w:rPr>
          <w:rFonts w:ascii="Times New Roman" w:hAnsi="Times New Roman" w:cs="Times New Roman"/>
          <w:sz w:val="24"/>
          <w:szCs w:val="24"/>
        </w:rPr>
      </w:pPr>
      <w:r w:rsidRPr="004D121C">
        <w:rPr>
          <w:rFonts w:ascii="Times New Roman" w:hAnsi="Times New Roman" w:cs="Times New Roman"/>
          <w:sz w:val="24"/>
          <w:szCs w:val="24"/>
        </w:rPr>
        <w:t>YOLO algorithm employs convolutional neural networks (CNN) to detect objects in real-time. As the name suggests, the algorithm requires only a single forward propagation through a neural network to detect objects.</w:t>
      </w:r>
    </w:p>
    <w:p w14:paraId="5056419D" w14:textId="0999EB1D" w:rsidR="00634D8C" w:rsidRPr="004D121C" w:rsidRDefault="00634D8C" w:rsidP="00634D8C">
      <w:pPr>
        <w:rPr>
          <w:rFonts w:ascii="Times New Roman" w:hAnsi="Times New Roman" w:cs="Times New Roman"/>
          <w:sz w:val="24"/>
          <w:szCs w:val="24"/>
        </w:rPr>
      </w:pPr>
      <w:r w:rsidRPr="004D121C">
        <w:rPr>
          <w:rFonts w:ascii="Times New Roman" w:hAnsi="Times New Roman" w:cs="Times New Roman"/>
          <w:sz w:val="24"/>
          <w:szCs w:val="24"/>
        </w:rPr>
        <w:t>This means that prediction in the entire image is done in a single algorithm run. The CNN is used to predict various class probabilities and bounding boxes simultaneously.</w:t>
      </w:r>
    </w:p>
    <w:p w14:paraId="70DD7E44" w14:textId="44547FF3" w:rsidR="00634D8C" w:rsidRPr="004D121C" w:rsidRDefault="00634D8C" w:rsidP="00634D8C">
      <w:pPr>
        <w:rPr>
          <w:rFonts w:ascii="Times New Roman" w:hAnsi="Times New Roman" w:cs="Times New Roman"/>
          <w:sz w:val="24"/>
          <w:szCs w:val="24"/>
        </w:rPr>
      </w:pPr>
      <w:r w:rsidRPr="004D121C">
        <w:rPr>
          <w:rFonts w:ascii="Times New Roman" w:hAnsi="Times New Roman" w:cs="Times New Roman"/>
          <w:noProof/>
        </w:rPr>
        <w:drawing>
          <wp:inline distT="0" distB="0" distL="0" distR="0" wp14:anchorId="055E4E6B" wp14:editId="413E9990">
            <wp:extent cx="5731510" cy="2171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71065"/>
                    </a:xfrm>
                    <a:prstGeom prst="rect">
                      <a:avLst/>
                    </a:prstGeom>
                    <a:noFill/>
                    <a:ln>
                      <a:noFill/>
                    </a:ln>
                  </pic:spPr>
                </pic:pic>
              </a:graphicData>
            </a:graphic>
          </wp:inline>
        </w:drawing>
      </w:r>
    </w:p>
    <w:p w14:paraId="00201C63" w14:textId="77777777" w:rsidR="005C13D0" w:rsidRPr="004D121C" w:rsidRDefault="005C13D0" w:rsidP="00634D8C">
      <w:pPr>
        <w:rPr>
          <w:rFonts w:ascii="Times New Roman" w:hAnsi="Times New Roman" w:cs="Times New Roman"/>
          <w:b/>
          <w:bCs/>
          <w:sz w:val="28"/>
          <w:szCs w:val="28"/>
        </w:rPr>
      </w:pPr>
      <w:r w:rsidRPr="004D121C">
        <w:rPr>
          <w:rFonts w:ascii="Times New Roman" w:hAnsi="Times New Roman" w:cs="Times New Roman"/>
          <w:b/>
          <w:bCs/>
          <w:sz w:val="28"/>
          <w:szCs w:val="28"/>
        </w:rPr>
        <w:t>COMPARATIVE ANALYSIS</w:t>
      </w:r>
    </w:p>
    <w:p w14:paraId="10A4BC65" w14:textId="15C9F747" w:rsidR="00634D8C" w:rsidRPr="004D121C" w:rsidRDefault="00634D8C" w:rsidP="00634D8C">
      <w:pPr>
        <w:rPr>
          <w:rFonts w:ascii="Times New Roman" w:hAnsi="Times New Roman" w:cs="Times New Roman"/>
          <w:sz w:val="24"/>
          <w:szCs w:val="24"/>
        </w:rPr>
      </w:pPr>
      <w:r w:rsidRPr="004D121C">
        <w:rPr>
          <w:rFonts w:ascii="Times New Roman" w:hAnsi="Times New Roman" w:cs="Times New Roman"/>
          <w:sz w:val="24"/>
          <w:szCs w:val="24"/>
        </w:rPr>
        <w:t>Different metrics have been proposed to measure object localization accuracy. The Intersection over Union (IoU) which is also called Jaccard Index, is commonly used to evaluate the accuracy of detections. It can be calculated as the area of overlap between a predicted detection and its corresponding ground-truth divided by the area of the union between the predicted detection and the ground truth. The mean IoU for an image is computed by taking the IoU of each</w:t>
      </w:r>
    </w:p>
    <w:p w14:paraId="1ADC217F" w14:textId="77777777" w:rsidR="00634D8C" w:rsidRPr="004D121C" w:rsidRDefault="00634D8C" w:rsidP="00634D8C">
      <w:pPr>
        <w:rPr>
          <w:rFonts w:ascii="Times New Roman" w:hAnsi="Times New Roman" w:cs="Times New Roman"/>
          <w:sz w:val="24"/>
          <w:szCs w:val="24"/>
        </w:rPr>
      </w:pPr>
    </w:p>
    <w:p w14:paraId="6680669E" w14:textId="4CA9A8E8" w:rsidR="00634D8C" w:rsidRPr="004D121C" w:rsidRDefault="00634D8C" w:rsidP="00634D8C">
      <w:pPr>
        <w:rPr>
          <w:rFonts w:ascii="Times New Roman" w:hAnsi="Times New Roman" w:cs="Times New Roman"/>
          <w:sz w:val="24"/>
          <w:szCs w:val="24"/>
        </w:rPr>
      </w:pPr>
      <w:r w:rsidRPr="004D121C">
        <w:rPr>
          <w:rFonts w:ascii="Times New Roman" w:hAnsi="Times New Roman" w:cs="Times New Roman"/>
          <w:sz w:val="24"/>
          <w:szCs w:val="24"/>
        </w:rPr>
        <w:t xml:space="preserve">class and averaging them, for the binary or multi-class detection problems. This can be applied to all the images of the test dataset to have an average IoU value. Another related </w:t>
      </w:r>
      <w:r w:rsidRPr="004D121C">
        <w:rPr>
          <w:rFonts w:ascii="Times New Roman" w:hAnsi="Times New Roman" w:cs="Times New Roman"/>
          <w:sz w:val="24"/>
          <w:szCs w:val="24"/>
        </w:rPr>
        <w:lastRenderedPageBreak/>
        <w:t>detection metric is the F1-score (also called Dice Coefficient), which is calculated as two times by the area of overlap divided by the total number of pixels contained in the detected and the ground truth regions. This measure can be represented in terms of Precision and Recall metrics. It also can be applied to all the target objects present in an image and we can compute the average F1 score for all images of the test dataset. The IoU and F1-score metrics are related and positively correlated for given fixed ground truth. This means that, while comparing two models using IoU if the first model is better than the second one using this metric, it will also be better using the F1 score. When taking the average score over a set of detections in images, the IoU metric has a tendency to penalize quantitatively single inaccurate detections more than the F1-score even when both of them can predict a given object instance is badly detected</w:t>
      </w:r>
      <w:r w:rsidR="00FA3ED9" w:rsidRPr="004D121C">
        <w:rPr>
          <w:rFonts w:ascii="Times New Roman" w:hAnsi="Times New Roman" w:cs="Times New Roman"/>
          <w:sz w:val="24"/>
          <w:szCs w:val="24"/>
        </w:rPr>
        <w:t>.</w:t>
      </w:r>
    </w:p>
    <w:p w14:paraId="4703EE7B" w14:textId="2935C6F3" w:rsidR="00634D8C" w:rsidRPr="004D121C" w:rsidRDefault="00634D8C" w:rsidP="00634D8C">
      <w:pPr>
        <w:rPr>
          <w:rFonts w:ascii="Times New Roman" w:hAnsi="Times New Roman" w:cs="Times New Roman"/>
          <w:sz w:val="24"/>
          <w:szCs w:val="24"/>
        </w:rPr>
      </w:pPr>
      <w:r w:rsidRPr="004D121C">
        <w:rPr>
          <w:rFonts w:ascii="Times New Roman" w:hAnsi="Times New Roman" w:cs="Times New Roman"/>
          <w:sz w:val="24"/>
          <w:szCs w:val="24"/>
        </w:rPr>
        <w:t xml:space="preserve">The standard metrics normally used for </w:t>
      </w:r>
      <w:r w:rsidR="002E6605" w:rsidRPr="004D121C">
        <w:rPr>
          <w:rFonts w:ascii="Times New Roman" w:hAnsi="Times New Roman" w:cs="Times New Roman"/>
          <w:sz w:val="24"/>
          <w:szCs w:val="24"/>
        </w:rPr>
        <w:t>analysing</w:t>
      </w:r>
      <w:r w:rsidRPr="004D121C">
        <w:rPr>
          <w:rFonts w:ascii="Times New Roman" w:hAnsi="Times New Roman" w:cs="Times New Roman"/>
          <w:sz w:val="24"/>
          <w:szCs w:val="24"/>
        </w:rPr>
        <w:t xml:space="preserve"> object detection accuracy and speed include recall, precision, F1 score (F1), mean average precision (MAP), and frames per second (FPS). In the target detection process, precision is the ratio of correctly detected targets to the number of all detected targets and recall is the ratio of the number of accurately detected targets to all targets in the sample set. F1 represents the weighted harmonic average of precision and recall. Average precision (AP) is the precision across all elements of a category of pills, as defined in the formula given below:</w:t>
      </w:r>
    </w:p>
    <w:p w14:paraId="57B18D0E" w14:textId="5684CB24" w:rsidR="00634D8C" w:rsidRPr="004D121C" w:rsidRDefault="00634D8C" w:rsidP="00634D8C">
      <w:pPr>
        <w:rPr>
          <w:rFonts w:ascii="Times New Roman" w:hAnsi="Times New Roman" w:cs="Times New Roman"/>
          <w:sz w:val="24"/>
          <w:szCs w:val="24"/>
        </w:rPr>
      </w:pPr>
      <w:r w:rsidRPr="004D121C">
        <w:rPr>
          <w:rFonts w:ascii="Times New Roman" w:hAnsi="Times New Roman" w:cs="Times New Roman"/>
          <w:sz w:val="24"/>
          <w:szCs w:val="24"/>
        </w:rPr>
        <w:t>Numerically, MAP is the average value of the AP sum across all categories, and this value is used to evaluate the overall performance of the model.</w:t>
      </w:r>
    </w:p>
    <w:p w14:paraId="49FF7549" w14:textId="3F720376" w:rsidR="00634D8C" w:rsidRPr="004D121C" w:rsidRDefault="00634D8C" w:rsidP="00634D8C">
      <w:pPr>
        <w:rPr>
          <w:rFonts w:ascii="Times New Roman" w:hAnsi="Times New Roman" w:cs="Times New Roman"/>
          <w:sz w:val="24"/>
          <w:szCs w:val="24"/>
        </w:rPr>
      </w:pPr>
      <w:r w:rsidRPr="004D121C">
        <w:rPr>
          <w:rFonts w:ascii="Times New Roman" w:hAnsi="Times New Roman" w:cs="Times New Roman"/>
          <w:sz w:val="24"/>
          <w:szCs w:val="24"/>
        </w:rPr>
        <w:t>FPS is an indicator that is commonly used for evaluating the speed of model detection. The number of images that can be processed per second is referred to as FPS.</w:t>
      </w:r>
    </w:p>
    <w:p w14:paraId="20310C82" w14:textId="387B054C" w:rsidR="00AC6706" w:rsidRPr="004D121C" w:rsidRDefault="00634D8C" w:rsidP="00634D8C">
      <w:pPr>
        <w:rPr>
          <w:rFonts w:ascii="Times New Roman" w:hAnsi="Times New Roman" w:cs="Times New Roman"/>
          <w:sz w:val="24"/>
          <w:szCs w:val="24"/>
        </w:rPr>
      </w:pPr>
      <w:r w:rsidRPr="004D121C">
        <w:rPr>
          <w:rFonts w:ascii="Times New Roman" w:hAnsi="Times New Roman" w:cs="Times New Roman"/>
          <w:sz w:val="24"/>
          <w:szCs w:val="24"/>
        </w:rPr>
        <w:t>Both detectors can produce acceptable results for different object sizes, illumination conditions, image perspective, partial occlusion, complex background and multiple objects in scenes. One of the major strengths of SSD model is the almost elimination of FP cases which is preferable in applications related to the analysis. On the other side, YOLOv3 produces better average results. YOLO struggles to localize objects properly, but SSD is quicker than the previous progressive for single-shot detectors.</w:t>
      </w:r>
    </w:p>
    <w:p w14:paraId="20FC9FDE" w14:textId="414ED94B" w:rsidR="00634D8C" w:rsidRPr="004D121C" w:rsidRDefault="00634D8C" w:rsidP="00634D8C">
      <w:pPr>
        <w:rPr>
          <w:rFonts w:ascii="Times New Roman" w:hAnsi="Times New Roman" w:cs="Times New Roman"/>
          <w:sz w:val="24"/>
          <w:szCs w:val="24"/>
        </w:rPr>
      </w:pPr>
      <w:r w:rsidRPr="004D121C">
        <w:rPr>
          <w:rFonts w:ascii="Times New Roman" w:hAnsi="Times New Roman" w:cs="Times New Roman"/>
          <w:sz w:val="24"/>
          <w:szCs w:val="24"/>
        </w:rPr>
        <w:t xml:space="preserve">For real-time purposes, speed and accuracy are determining factors for smooth functioning. YOLO variants (especially up to YOLOv3) provide excellent </w:t>
      </w:r>
      <w:r w:rsidR="002E6605" w:rsidRPr="004D121C">
        <w:rPr>
          <w:rFonts w:ascii="Times New Roman" w:hAnsi="Times New Roman" w:cs="Times New Roman"/>
          <w:sz w:val="24"/>
          <w:szCs w:val="24"/>
        </w:rPr>
        <w:t>accuracy but</w:t>
      </w:r>
      <w:r w:rsidRPr="004D121C">
        <w:rPr>
          <w:rFonts w:ascii="Times New Roman" w:hAnsi="Times New Roman" w:cs="Times New Roman"/>
          <w:sz w:val="24"/>
          <w:szCs w:val="24"/>
        </w:rPr>
        <w:t xml:space="preserve"> require computation-intensive hardware. For such devices, this model</w:t>
      </w:r>
    </w:p>
    <w:p w14:paraId="168DC1A5" w14:textId="77777777" w:rsidR="00634D8C" w:rsidRPr="004D121C" w:rsidRDefault="00634D8C" w:rsidP="00634D8C">
      <w:pPr>
        <w:rPr>
          <w:rFonts w:ascii="Times New Roman" w:hAnsi="Times New Roman" w:cs="Times New Roman"/>
          <w:sz w:val="24"/>
          <w:szCs w:val="24"/>
        </w:rPr>
      </w:pPr>
      <w:r w:rsidRPr="004D121C">
        <w:rPr>
          <w:rFonts w:ascii="Times New Roman" w:hAnsi="Times New Roman" w:cs="Times New Roman"/>
          <w:sz w:val="24"/>
          <w:szCs w:val="24"/>
        </w:rPr>
        <w:t>would suffice the speed requirement. MobileNet-SSD V2 also provides a somewhat similar speed to that of YOLOv5s, but it just lacks in the accuracy. SSD could be a higher choice when we have a tendency to square measurable to run it on a video and therefore the truth trade-off is extremely modest. YOLO is a better option when exactness is considered than you want to go super quick. So, either of the models can be chosen depending on the requirement of various applications.</w:t>
      </w:r>
    </w:p>
    <w:p w14:paraId="574AA10B" w14:textId="0E0D637B" w:rsidR="00634D8C" w:rsidRPr="004D121C" w:rsidRDefault="00634D8C" w:rsidP="00634D8C">
      <w:pPr>
        <w:rPr>
          <w:rFonts w:ascii="Times New Roman" w:hAnsi="Times New Roman" w:cs="Times New Roman"/>
          <w:sz w:val="24"/>
          <w:szCs w:val="24"/>
        </w:rPr>
      </w:pPr>
    </w:p>
    <w:p w14:paraId="32AE248D" w14:textId="5DBCF7E8" w:rsidR="002E6605" w:rsidRPr="004D121C" w:rsidRDefault="002E6605" w:rsidP="00634D8C">
      <w:pPr>
        <w:rPr>
          <w:rFonts w:ascii="Times New Roman" w:hAnsi="Times New Roman" w:cs="Times New Roman"/>
          <w:sz w:val="24"/>
          <w:szCs w:val="24"/>
        </w:rPr>
      </w:pPr>
    </w:p>
    <w:p w14:paraId="357F7272" w14:textId="75566038" w:rsidR="002E6605" w:rsidRPr="004D121C" w:rsidRDefault="002E6605" w:rsidP="00634D8C">
      <w:pPr>
        <w:rPr>
          <w:rFonts w:ascii="Times New Roman" w:hAnsi="Times New Roman" w:cs="Times New Roman"/>
          <w:sz w:val="24"/>
          <w:szCs w:val="24"/>
        </w:rPr>
      </w:pPr>
    </w:p>
    <w:p w14:paraId="0DB63843" w14:textId="229915D1" w:rsidR="002E6605" w:rsidRPr="004D121C" w:rsidRDefault="002E6605" w:rsidP="00634D8C">
      <w:pPr>
        <w:rPr>
          <w:rFonts w:ascii="Times New Roman" w:hAnsi="Times New Roman" w:cs="Times New Roman"/>
          <w:sz w:val="24"/>
          <w:szCs w:val="24"/>
        </w:rPr>
      </w:pPr>
    </w:p>
    <w:p w14:paraId="65E6C498" w14:textId="6110FAF8" w:rsidR="002E6605" w:rsidRPr="004D121C" w:rsidRDefault="002E6605" w:rsidP="00634D8C">
      <w:pPr>
        <w:rPr>
          <w:rFonts w:ascii="Times New Roman" w:hAnsi="Times New Roman" w:cs="Times New Roman"/>
          <w:sz w:val="24"/>
          <w:szCs w:val="24"/>
        </w:rPr>
      </w:pPr>
    </w:p>
    <w:p w14:paraId="6378F0AE" w14:textId="31B63554" w:rsidR="002E6605" w:rsidRPr="004D121C" w:rsidRDefault="002E6605" w:rsidP="00634D8C">
      <w:pPr>
        <w:rPr>
          <w:rFonts w:ascii="Times New Roman" w:hAnsi="Times New Roman" w:cs="Times New Roman"/>
          <w:sz w:val="24"/>
          <w:szCs w:val="24"/>
        </w:rPr>
      </w:pPr>
    </w:p>
    <w:p w14:paraId="3628A37E" w14:textId="77777777" w:rsidR="002E6605" w:rsidRPr="004D121C" w:rsidRDefault="002E6605" w:rsidP="00634D8C">
      <w:pPr>
        <w:rPr>
          <w:rFonts w:ascii="Times New Roman" w:hAnsi="Times New Roman" w:cs="Times New Roman"/>
          <w:sz w:val="24"/>
          <w:szCs w:val="24"/>
        </w:rPr>
      </w:pPr>
    </w:p>
    <w:p w14:paraId="5B7224DD" w14:textId="6EEC69DB" w:rsidR="00634D8C" w:rsidRPr="004D121C" w:rsidRDefault="00634D8C" w:rsidP="00634D8C">
      <w:pPr>
        <w:rPr>
          <w:rFonts w:ascii="Times New Roman" w:hAnsi="Times New Roman" w:cs="Times New Roman"/>
          <w:b/>
          <w:bCs/>
          <w:sz w:val="28"/>
          <w:szCs w:val="28"/>
        </w:rPr>
      </w:pPr>
      <w:r w:rsidRPr="004D121C">
        <w:rPr>
          <w:rFonts w:ascii="Times New Roman" w:hAnsi="Times New Roman" w:cs="Times New Roman"/>
          <w:b/>
          <w:bCs/>
          <w:sz w:val="28"/>
          <w:szCs w:val="28"/>
        </w:rPr>
        <w:t>CONCLUSIONS</w:t>
      </w:r>
    </w:p>
    <w:p w14:paraId="5A5F9256" w14:textId="55E29C29" w:rsidR="00634D8C" w:rsidRPr="004D121C" w:rsidRDefault="00634D8C" w:rsidP="00634D8C">
      <w:pPr>
        <w:rPr>
          <w:rFonts w:ascii="Times New Roman" w:hAnsi="Times New Roman" w:cs="Times New Roman"/>
          <w:sz w:val="24"/>
          <w:szCs w:val="24"/>
        </w:rPr>
      </w:pPr>
      <w:r w:rsidRPr="004D121C">
        <w:rPr>
          <w:rFonts w:ascii="Times New Roman" w:hAnsi="Times New Roman" w:cs="Times New Roman"/>
          <w:sz w:val="24"/>
          <w:szCs w:val="24"/>
        </w:rPr>
        <w:t xml:space="preserve">Real-time object detection and tracking on video streams is a crucial topic of surveillance systems in many field applications. The objective of our paper is to make a comparative study on two object recognition systems using CNN to identify the objects in the images. We studied and </w:t>
      </w:r>
      <w:r w:rsidR="002E6605" w:rsidRPr="004D121C">
        <w:rPr>
          <w:rFonts w:ascii="Times New Roman" w:hAnsi="Times New Roman" w:cs="Times New Roman"/>
          <w:sz w:val="24"/>
          <w:szCs w:val="24"/>
        </w:rPr>
        <w:t>analysed</w:t>
      </w:r>
      <w:r w:rsidRPr="004D121C">
        <w:rPr>
          <w:rFonts w:ascii="Times New Roman" w:hAnsi="Times New Roman" w:cs="Times New Roman"/>
          <w:sz w:val="24"/>
          <w:szCs w:val="24"/>
        </w:rPr>
        <w:t xml:space="preserve"> the YOLO object detection model and MobileNet SSD model for performance evaluation in different scenarios. Each of the compared models has its own unique properties and is successful in its respective applications. YOLO provides better accuracy compared to MobileNet SSD, which provides more detection speed.</w:t>
      </w:r>
    </w:p>
    <w:p w14:paraId="718DBC1D" w14:textId="31F689EC" w:rsidR="002E6605" w:rsidRPr="004D121C" w:rsidRDefault="002E6605" w:rsidP="00634D8C">
      <w:pPr>
        <w:rPr>
          <w:rFonts w:ascii="Times New Roman" w:hAnsi="Times New Roman" w:cs="Times New Roman"/>
          <w:sz w:val="24"/>
          <w:szCs w:val="24"/>
        </w:rPr>
      </w:pPr>
      <w:r w:rsidRPr="004D121C">
        <w:rPr>
          <w:rFonts w:ascii="Times New Roman" w:hAnsi="Times New Roman" w:cs="Times New Roman"/>
          <w:noProof/>
        </w:rPr>
        <w:drawing>
          <wp:inline distT="0" distB="0" distL="0" distR="0" wp14:anchorId="5546D4EE" wp14:editId="199611EA">
            <wp:extent cx="2910205" cy="1453243"/>
            <wp:effectExtent l="0" t="0" r="4445" b="0"/>
            <wp:docPr id="42" name="Picture 42" descr="Sensors | Free Full-Text | SSD vs. YOLO for Detection of Outdoor Urban  Advertising Panels under Multiple Vari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s | Free Full-Text | SSD vs. YOLO for Detection of Outdoor Urban  Advertising Panels under Multiple Variabil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3355" cy="1459810"/>
                    </a:xfrm>
                    <a:prstGeom prst="rect">
                      <a:avLst/>
                    </a:prstGeom>
                    <a:noFill/>
                    <a:ln>
                      <a:noFill/>
                    </a:ln>
                  </pic:spPr>
                </pic:pic>
              </a:graphicData>
            </a:graphic>
          </wp:inline>
        </w:drawing>
      </w:r>
    </w:p>
    <w:p w14:paraId="7EB33E63" w14:textId="3D6D476A" w:rsidR="00634D8C" w:rsidRPr="004D121C" w:rsidRDefault="00634D8C" w:rsidP="002A4446">
      <w:pPr>
        <w:rPr>
          <w:rFonts w:ascii="Times New Roman" w:hAnsi="Times New Roman" w:cs="Times New Roman"/>
          <w:sz w:val="24"/>
          <w:szCs w:val="24"/>
        </w:rPr>
      </w:pPr>
    </w:p>
    <w:p w14:paraId="70E0E327" w14:textId="77777777" w:rsidR="002E6605" w:rsidRPr="004D121C" w:rsidRDefault="002E6605" w:rsidP="002E6605">
      <w:pPr>
        <w:rPr>
          <w:rFonts w:ascii="Times New Roman" w:hAnsi="Times New Roman" w:cs="Times New Roman"/>
          <w:sz w:val="24"/>
          <w:szCs w:val="24"/>
        </w:rPr>
      </w:pPr>
    </w:p>
    <w:p w14:paraId="7E7739F0" w14:textId="05ACF2C4" w:rsidR="002E6605" w:rsidRPr="004D121C" w:rsidRDefault="002E6605" w:rsidP="002E6605">
      <w:pPr>
        <w:rPr>
          <w:rFonts w:ascii="Times New Roman" w:hAnsi="Times New Roman" w:cs="Times New Roman"/>
          <w:b/>
          <w:bCs/>
          <w:sz w:val="28"/>
          <w:szCs w:val="28"/>
        </w:rPr>
      </w:pPr>
      <w:r w:rsidRPr="004D121C">
        <w:rPr>
          <w:rFonts w:ascii="Times New Roman" w:hAnsi="Times New Roman" w:cs="Times New Roman"/>
          <w:b/>
          <w:bCs/>
          <w:sz w:val="28"/>
          <w:szCs w:val="28"/>
        </w:rPr>
        <w:t>2.</w:t>
      </w:r>
      <w:r w:rsidR="00EE5923" w:rsidRPr="004D121C">
        <w:rPr>
          <w:rFonts w:ascii="Times New Roman" w:hAnsi="Times New Roman" w:cs="Times New Roman"/>
          <w:b/>
          <w:bCs/>
          <w:sz w:val="28"/>
          <w:szCs w:val="28"/>
        </w:rPr>
        <w:t>3</w:t>
      </w:r>
      <w:r w:rsidRPr="004D121C">
        <w:rPr>
          <w:rFonts w:ascii="Times New Roman" w:hAnsi="Times New Roman" w:cs="Times New Roman"/>
          <w:b/>
          <w:bCs/>
          <w:color w:val="737373"/>
          <w:sz w:val="28"/>
          <w:szCs w:val="28"/>
          <w:shd w:val="clear" w:color="auto" w:fill="FFFFFF"/>
        </w:rPr>
        <w:t xml:space="preserve">   </w:t>
      </w:r>
      <w:r w:rsidRPr="004D121C">
        <w:rPr>
          <w:rFonts w:ascii="Times New Roman" w:hAnsi="Times New Roman" w:cs="Times New Roman"/>
          <w:b/>
          <w:bCs/>
          <w:sz w:val="28"/>
          <w:szCs w:val="28"/>
        </w:rPr>
        <w:t>CAMERA</w:t>
      </w:r>
    </w:p>
    <w:p w14:paraId="3EF6A63F" w14:textId="77777777" w:rsidR="002E6605" w:rsidRPr="004D121C" w:rsidRDefault="002E6605" w:rsidP="002E6605">
      <w:pPr>
        <w:rPr>
          <w:rFonts w:ascii="Times New Roman" w:hAnsi="Times New Roman" w:cs="Times New Roman"/>
          <w:sz w:val="24"/>
          <w:szCs w:val="24"/>
        </w:rPr>
      </w:pPr>
      <w:r w:rsidRPr="004D121C">
        <w:rPr>
          <w:rFonts w:ascii="Times New Roman" w:hAnsi="Times New Roman" w:cs="Times New Roman"/>
          <w:sz w:val="24"/>
          <w:szCs w:val="24"/>
        </w:rPr>
        <w:t>A camera is a device used to capture photographs or videos. It consists of a lens, a mechanism for capturing light, and a recording medium (such as film or a digital image sensor). When you press the button to take a photo or start recording a video, the camera captures light through the lens and records it onto the medium. The resulting image or video is a representation of the scene or subject that the camera was pointed at when the photograph or video was taken. The main classification of cameras are analogue camera and digital camera.</w:t>
      </w:r>
    </w:p>
    <w:p w14:paraId="175494AF" w14:textId="77777777" w:rsidR="002E6605" w:rsidRPr="004D121C" w:rsidRDefault="002E6605" w:rsidP="002E6605">
      <w:pPr>
        <w:rPr>
          <w:rFonts w:ascii="Times New Roman" w:hAnsi="Times New Roman" w:cs="Times New Roman"/>
          <w:sz w:val="24"/>
          <w:szCs w:val="24"/>
        </w:rPr>
      </w:pPr>
    </w:p>
    <w:p w14:paraId="22D8B03A" w14:textId="77777777" w:rsidR="002E6605" w:rsidRPr="004D121C" w:rsidRDefault="002E6605" w:rsidP="002E6605">
      <w:pPr>
        <w:jc w:val="center"/>
        <w:rPr>
          <w:rFonts w:ascii="Times New Roman" w:hAnsi="Times New Roman" w:cs="Times New Roman"/>
          <w:sz w:val="28"/>
          <w:szCs w:val="28"/>
        </w:rPr>
      </w:pPr>
      <w:r w:rsidRPr="004D121C">
        <w:rPr>
          <w:rFonts w:ascii="Times New Roman" w:hAnsi="Times New Roman" w:cs="Times New Roman"/>
          <w:noProof/>
        </w:rPr>
        <w:drawing>
          <wp:inline distT="0" distB="0" distL="0" distR="0" wp14:anchorId="495A9C49" wp14:editId="2D3A075D">
            <wp:extent cx="2718973" cy="1364566"/>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6982" cy="1398698"/>
                    </a:xfrm>
                    <a:prstGeom prst="rect">
                      <a:avLst/>
                    </a:prstGeom>
                    <a:noFill/>
                    <a:ln>
                      <a:noFill/>
                    </a:ln>
                  </pic:spPr>
                </pic:pic>
              </a:graphicData>
            </a:graphic>
          </wp:inline>
        </w:drawing>
      </w:r>
    </w:p>
    <w:p w14:paraId="6DED72D1" w14:textId="77777777" w:rsidR="002E6605" w:rsidRPr="004D121C" w:rsidRDefault="002E6605" w:rsidP="002E6605">
      <w:pPr>
        <w:jc w:val="center"/>
        <w:rPr>
          <w:rFonts w:ascii="Times New Roman" w:hAnsi="Times New Roman" w:cs="Times New Roman"/>
          <w:sz w:val="24"/>
          <w:szCs w:val="24"/>
        </w:rPr>
      </w:pPr>
      <w:r w:rsidRPr="004D121C">
        <w:rPr>
          <w:rFonts w:ascii="Times New Roman" w:hAnsi="Times New Roman" w:cs="Times New Roman"/>
          <w:sz w:val="24"/>
          <w:szCs w:val="24"/>
        </w:rPr>
        <w:t>TYPICAL IMAGE OF A CAMERA</w:t>
      </w:r>
    </w:p>
    <w:p w14:paraId="066A701B" w14:textId="77777777" w:rsidR="005C13D0" w:rsidRPr="004D121C" w:rsidRDefault="005C13D0" w:rsidP="002A4446">
      <w:pPr>
        <w:rPr>
          <w:rFonts w:ascii="Times New Roman" w:hAnsi="Times New Roman" w:cs="Times New Roman"/>
          <w:sz w:val="24"/>
          <w:szCs w:val="24"/>
        </w:rPr>
      </w:pPr>
    </w:p>
    <w:p w14:paraId="25C280C4" w14:textId="77777777" w:rsidR="00FA3ED9" w:rsidRPr="004D121C" w:rsidRDefault="00FA3ED9" w:rsidP="002A4446">
      <w:pPr>
        <w:rPr>
          <w:rFonts w:ascii="Times New Roman" w:hAnsi="Times New Roman" w:cs="Times New Roman"/>
          <w:sz w:val="24"/>
          <w:szCs w:val="24"/>
        </w:rPr>
      </w:pPr>
    </w:p>
    <w:p w14:paraId="7BC13049" w14:textId="77777777" w:rsidR="00FA3ED9" w:rsidRPr="004D121C" w:rsidRDefault="00FA3ED9" w:rsidP="002A4446">
      <w:pPr>
        <w:rPr>
          <w:rFonts w:ascii="Times New Roman" w:hAnsi="Times New Roman" w:cs="Times New Roman"/>
          <w:sz w:val="24"/>
          <w:szCs w:val="24"/>
        </w:rPr>
      </w:pPr>
    </w:p>
    <w:p w14:paraId="1B93AB37" w14:textId="77777777" w:rsidR="00FA3ED9" w:rsidRPr="004D121C" w:rsidRDefault="00FA3ED9" w:rsidP="002A4446">
      <w:pPr>
        <w:rPr>
          <w:rFonts w:ascii="Times New Roman" w:hAnsi="Times New Roman" w:cs="Times New Roman"/>
          <w:sz w:val="24"/>
          <w:szCs w:val="24"/>
        </w:rPr>
      </w:pPr>
    </w:p>
    <w:p w14:paraId="50E670B3" w14:textId="77777777" w:rsidR="00FA3ED9" w:rsidRPr="004D121C" w:rsidRDefault="00FA3ED9" w:rsidP="002A4446">
      <w:pPr>
        <w:rPr>
          <w:rFonts w:ascii="Times New Roman" w:hAnsi="Times New Roman" w:cs="Times New Roman"/>
          <w:sz w:val="24"/>
          <w:szCs w:val="24"/>
        </w:rPr>
      </w:pPr>
    </w:p>
    <w:p w14:paraId="10BDADD5" w14:textId="77777777" w:rsidR="00FA3ED9" w:rsidRPr="004D121C" w:rsidRDefault="00FA3ED9" w:rsidP="002A4446">
      <w:pPr>
        <w:rPr>
          <w:rFonts w:ascii="Times New Roman" w:hAnsi="Times New Roman" w:cs="Times New Roman"/>
          <w:sz w:val="24"/>
          <w:szCs w:val="24"/>
        </w:rPr>
      </w:pPr>
    </w:p>
    <w:p w14:paraId="5DA499E3" w14:textId="77777777" w:rsidR="00FA3ED9" w:rsidRPr="004D121C" w:rsidRDefault="00FA3ED9" w:rsidP="002A4446">
      <w:pPr>
        <w:rPr>
          <w:rFonts w:ascii="Times New Roman" w:hAnsi="Times New Roman" w:cs="Times New Roman"/>
          <w:sz w:val="24"/>
          <w:szCs w:val="24"/>
        </w:rPr>
      </w:pPr>
    </w:p>
    <w:p w14:paraId="1DB4DCBF" w14:textId="77777777" w:rsidR="005C13D0" w:rsidRPr="004D121C" w:rsidRDefault="005C13D0" w:rsidP="001445CB">
      <w:pPr>
        <w:rPr>
          <w:rFonts w:ascii="Times New Roman" w:hAnsi="Times New Roman" w:cs="Times New Roman"/>
          <w:sz w:val="28"/>
          <w:szCs w:val="28"/>
        </w:rPr>
      </w:pPr>
    </w:p>
    <w:p w14:paraId="1DD2CF1C" w14:textId="6B725B27" w:rsidR="00C43A20" w:rsidRPr="004D121C" w:rsidRDefault="00A6795B" w:rsidP="001445CB">
      <w:pPr>
        <w:rPr>
          <w:rFonts w:ascii="Times New Roman" w:hAnsi="Times New Roman" w:cs="Times New Roman"/>
          <w:b/>
          <w:bCs/>
          <w:sz w:val="28"/>
          <w:szCs w:val="28"/>
        </w:rPr>
      </w:pPr>
      <w:r w:rsidRPr="004D121C">
        <w:rPr>
          <w:rFonts w:ascii="Times New Roman" w:hAnsi="Times New Roman" w:cs="Times New Roman"/>
          <w:b/>
          <w:bCs/>
          <w:sz w:val="28"/>
          <w:szCs w:val="28"/>
        </w:rPr>
        <w:t>2.</w:t>
      </w:r>
      <w:r w:rsidR="00EE5923" w:rsidRPr="004D121C">
        <w:rPr>
          <w:rFonts w:ascii="Times New Roman" w:hAnsi="Times New Roman" w:cs="Times New Roman"/>
          <w:b/>
          <w:bCs/>
          <w:sz w:val="28"/>
          <w:szCs w:val="28"/>
        </w:rPr>
        <w:t>3</w:t>
      </w:r>
      <w:r w:rsidRPr="004D121C">
        <w:rPr>
          <w:rFonts w:ascii="Times New Roman" w:hAnsi="Times New Roman" w:cs="Times New Roman"/>
          <w:b/>
          <w:bCs/>
          <w:sz w:val="28"/>
          <w:szCs w:val="28"/>
        </w:rPr>
        <w:t xml:space="preserve">.1 </w:t>
      </w:r>
      <w:r w:rsidR="00C43A20" w:rsidRPr="004D121C">
        <w:rPr>
          <w:rFonts w:ascii="Times New Roman" w:hAnsi="Times New Roman" w:cs="Times New Roman"/>
          <w:b/>
          <w:bCs/>
          <w:sz w:val="28"/>
          <w:szCs w:val="28"/>
        </w:rPr>
        <w:t>ANALOGUE CAMERA</w:t>
      </w:r>
    </w:p>
    <w:p w14:paraId="746EABD1" w14:textId="50D9CFA4" w:rsidR="00CD61F9" w:rsidRPr="004D121C" w:rsidRDefault="00C43A20" w:rsidP="00C43A20">
      <w:pPr>
        <w:rPr>
          <w:rFonts w:ascii="Times New Roman" w:hAnsi="Times New Roman" w:cs="Times New Roman"/>
          <w:sz w:val="24"/>
          <w:szCs w:val="24"/>
        </w:rPr>
      </w:pPr>
      <w:r w:rsidRPr="004D121C">
        <w:rPr>
          <w:rFonts w:ascii="Times New Roman" w:hAnsi="Times New Roman" w:cs="Times New Roman"/>
          <w:sz w:val="24"/>
          <w:szCs w:val="24"/>
        </w:rPr>
        <w:t xml:space="preserve"> An analogue camera is a type of camera that captures and stores photographs on film, rather than in digital format. Film is a strip of light-sensitive material that is exposed to light when a photograph is taken. The image is captured on the film through the camera's lens and is then developed using a chemical process. Analogue cameras are also known as film cameras. They were the first type of camera to be invented, and for many years were the only type of camera available. The output of analogue camera is called picture.</w:t>
      </w:r>
    </w:p>
    <w:p w14:paraId="43FD50BE" w14:textId="77777777" w:rsidR="00CD61F9" w:rsidRPr="004D121C" w:rsidRDefault="00CD61F9" w:rsidP="00C43A20">
      <w:pPr>
        <w:rPr>
          <w:rFonts w:ascii="Times New Roman" w:hAnsi="Times New Roman" w:cs="Times New Roman"/>
          <w:sz w:val="24"/>
          <w:szCs w:val="24"/>
        </w:rPr>
      </w:pPr>
      <w:r w:rsidRPr="004D121C">
        <w:rPr>
          <w:rFonts w:ascii="Times New Roman" w:hAnsi="Times New Roman" w:cs="Times New Roman"/>
          <w:noProof/>
        </w:rPr>
        <w:drawing>
          <wp:inline distT="0" distB="0" distL="0" distR="0" wp14:anchorId="3DF60FA8" wp14:editId="26394DF5">
            <wp:extent cx="3952875" cy="206795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1917" cy="2077913"/>
                    </a:xfrm>
                    <a:prstGeom prst="rect">
                      <a:avLst/>
                    </a:prstGeom>
                    <a:noFill/>
                    <a:ln>
                      <a:noFill/>
                    </a:ln>
                  </pic:spPr>
                </pic:pic>
              </a:graphicData>
            </a:graphic>
          </wp:inline>
        </w:drawing>
      </w:r>
      <w:r w:rsidRPr="004D121C">
        <w:rPr>
          <w:rFonts w:ascii="Times New Roman" w:hAnsi="Times New Roman" w:cs="Times New Roman"/>
          <w:sz w:val="24"/>
          <w:szCs w:val="24"/>
        </w:rPr>
        <w:t xml:space="preserve">   </w:t>
      </w:r>
    </w:p>
    <w:p w14:paraId="26A17A31" w14:textId="680F670E" w:rsidR="00C43A20" w:rsidRPr="004D121C" w:rsidRDefault="00CD61F9" w:rsidP="00C43A20">
      <w:pPr>
        <w:rPr>
          <w:rFonts w:ascii="Times New Roman" w:hAnsi="Times New Roman" w:cs="Times New Roman"/>
          <w:sz w:val="24"/>
          <w:szCs w:val="24"/>
        </w:rPr>
      </w:pPr>
      <w:r w:rsidRPr="004D121C">
        <w:rPr>
          <w:rFonts w:ascii="Times New Roman" w:hAnsi="Times New Roman" w:cs="Times New Roman"/>
          <w:sz w:val="24"/>
          <w:szCs w:val="24"/>
        </w:rPr>
        <w:t>ANALOGUE CAMERA</w:t>
      </w:r>
    </w:p>
    <w:p w14:paraId="7F3D7FE9" w14:textId="77777777" w:rsidR="007E0CC2" w:rsidRPr="004D121C" w:rsidRDefault="007E0CC2" w:rsidP="00C43A20">
      <w:pPr>
        <w:rPr>
          <w:rFonts w:ascii="Times New Roman" w:hAnsi="Times New Roman" w:cs="Times New Roman"/>
          <w:sz w:val="24"/>
          <w:szCs w:val="24"/>
        </w:rPr>
      </w:pPr>
    </w:p>
    <w:p w14:paraId="18087608" w14:textId="6BA5BD23" w:rsidR="00C43A20" w:rsidRPr="004D121C" w:rsidRDefault="00C43A20" w:rsidP="00C43A20">
      <w:pPr>
        <w:rPr>
          <w:rFonts w:ascii="Times New Roman" w:hAnsi="Times New Roman" w:cs="Times New Roman"/>
          <w:b/>
          <w:bCs/>
          <w:sz w:val="28"/>
          <w:szCs w:val="28"/>
        </w:rPr>
      </w:pPr>
      <w:r w:rsidRPr="004D121C">
        <w:rPr>
          <w:rFonts w:ascii="Times New Roman" w:hAnsi="Times New Roman" w:cs="Times New Roman"/>
          <w:b/>
          <w:bCs/>
          <w:sz w:val="28"/>
          <w:szCs w:val="28"/>
        </w:rPr>
        <w:t>2.</w:t>
      </w:r>
      <w:r w:rsidR="00EE5923" w:rsidRPr="004D121C">
        <w:rPr>
          <w:rFonts w:ascii="Times New Roman" w:hAnsi="Times New Roman" w:cs="Times New Roman"/>
          <w:b/>
          <w:bCs/>
          <w:sz w:val="28"/>
          <w:szCs w:val="28"/>
        </w:rPr>
        <w:t>3</w:t>
      </w:r>
      <w:r w:rsidRPr="004D121C">
        <w:rPr>
          <w:rFonts w:ascii="Times New Roman" w:hAnsi="Times New Roman" w:cs="Times New Roman"/>
          <w:b/>
          <w:bCs/>
          <w:sz w:val="28"/>
          <w:szCs w:val="28"/>
        </w:rPr>
        <w:t>.2 DIGITAL CAMERA</w:t>
      </w:r>
    </w:p>
    <w:p w14:paraId="11104F59" w14:textId="2AD65D87" w:rsidR="00C43A20" w:rsidRPr="004D121C" w:rsidRDefault="00C43A20" w:rsidP="00C43A20">
      <w:pPr>
        <w:rPr>
          <w:rFonts w:ascii="Times New Roman" w:hAnsi="Times New Roman" w:cs="Times New Roman"/>
          <w:sz w:val="28"/>
          <w:szCs w:val="28"/>
        </w:rPr>
      </w:pPr>
      <w:r w:rsidRPr="004D121C">
        <w:rPr>
          <w:rFonts w:ascii="Times New Roman" w:hAnsi="Times New Roman" w:cs="Times New Roman"/>
          <w:sz w:val="24"/>
          <w:szCs w:val="24"/>
        </w:rPr>
        <w:t>A digital camera is a camera that captures and stores photographs in digital format rather than on film. Digital cameras use an image sensor to capture light and convert it into digital data, which is then stored on a memory card or other storage device. One of the main advantages of digital cameras is that they allow you to review and edit your photos on a computer or other device, rather than having to wait for film to be developed. Digital cameras also offer a variety of features and settings that allow you to control the quality and style of your photos, such as white balance, exposure, and resolution. There are many different types of digital cameras, including DSLR cameras, point-and-shoot cameras, and smartphone cameras. The output of digital camera is called an image.</w:t>
      </w:r>
    </w:p>
    <w:p w14:paraId="5D6A06DE" w14:textId="77777777" w:rsidR="00F87622" w:rsidRPr="004D121C" w:rsidRDefault="00CD61F9" w:rsidP="00F87622">
      <w:pPr>
        <w:jc w:val="center"/>
        <w:rPr>
          <w:rFonts w:ascii="Times New Roman" w:hAnsi="Times New Roman" w:cs="Times New Roman"/>
          <w:sz w:val="28"/>
          <w:szCs w:val="28"/>
        </w:rPr>
      </w:pPr>
      <w:r w:rsidRPr="004D121C">
        <w:rPr>
          <w:rFonts w:ascii="Times New Roman" w:hAnsi="Times New Roman" w:cs="Times New Roman"/>
          <w:noProof/>
        </w:rPr>
        <w:lastRenderedPageBreak/>
        <w:drawing>
          <wp:inline distT="0" distB="0" distL="0" distR="0" wp14:anchorId="099885BD" wp14:editId="7F707B4E">
            <wp:extent cx="2693108" cy="14419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7816" cy="1476584"/>
                    </a:xfrm>
                    <a:prstGeom prst="rect">
                      <a:avLst/>
                    </a:prstGeom>
                    <a:noFill/>
                    <a:ln>
                      <a:noFill/>
                    </a:ln>
                  </pic:spPr>
                </pic:pic>
              </a:graphicData>
            </a:graphic>
          </wp:inline>
        </w:drawing>
      </w:r>
    </w:p>
    <w:p w14:paraId="2DDC16A1" w14:textId="6CD958D9" w:rsidR="005C13D0" w:rsidRPr="004D121C" w:rsidRDefault="00CD61F9" w:rsidP="005C13D0">
      <w:pPr>
        <w:jc w:val="center"/>
        <w:rPr>
          <w:rFonts w:ascii="Times New Roman" w:hAnsi="Times New Roman" w:cs="Times New Roman"/>
          <w:sz w:val="28"/>
          <w:szCs w:val="28"/>
        </w:rPr>
      </w:pPr>
      <w:r w:rsidRPr="004D121C">
        <w:rPr>
          <w:rFonts w:ascii="Times New Roman" w:hAnsi="Times New Roman" w:cs="Times New Roman"/>
          <w:sz w:val="28"/>
          <w:szCs w:val="28"/>
        </w:rPr>
        <w:t>DIGITAL</w:t>
      </w:r>
      <w:r w:rsidR="00F87622" w:rsidRPr="004D121C">
        <w:rPr>
          <w:rFonts w:ascii="Times New Roman" w:hAnsi="Times New Roman" w:cs="Times New Roman"/>
          <w:sz w:val="28"/>
          <w:szCs w:val="28"/>
        </w:rPr>
        <w:t xml:space="preserve"> </w:t>
      </w:r>
      <w:r w:rsidRPr="004D121C">
        <w:rPr>
          <w:rFonts w:ascii="Times New Roman" w:hAnsi="Times New Roman" w:cs="Times New Roman"/>
          <w:sz w:val="28"/>
          <w:szCs w:val="28"/>
        </w:rPr>
        <w:t>CAMERA</w:t>
      </w:r>
    </w:p>
    <w:p w14:paraId="5B033375" w14:textId="77777777" w:rsidR="005C13D0" w:rsidRPr="004D121C" w:rsidRDefault="005C13D0" w:rsidP="00106514">
      <w:pPr>
        <w:rPr>
          <w:rFonts w:ascii="Times New Roman" w:hAnsi="Times New Roman" w:cs="Times New Roman"/>
          <w:sz w:val="28"/>
          <w:szCs w:val="28"/>
        </w:rPr>
      </w:pPr>
    </w:p>
    <w:p w14:paraId="2AB65445" w14:textId="77777777" w:rsidR="00AC6706" w:rsidRPr="004D121C" w:rsidRDefault="00AC6706" w:rsidP="00106514">
      <w:pPr>
        <w:rPr>
          <w:rFonts w:ascii="Times New Roman" w:hAnsi="Times New Roman" w:cs="Times New Roman"/>
          <w:sz w:val="28"/>
          <w:szCs w:val="28"/>
        </w:rPr>
      </w:pPr>
    </w:p>
    <w:p w14:paraId="39AB0F77" w14:textId="5055D09D" w:rsidR="00106514" w:rsidRPr="004D121C" w:rsidRDefault="00106514" w:rsidP="00106514">
      <w:pPr>
        <w:rPr>
          <w:rFonts w:ascii="Times New Roman" w:hAnsi="Times New Roman" w:cs="Times New Roman"/>
          <w:b/>
          <w:bCs/>
          <w:sz w:val="28"/>
          <w:szCs w:val="28"/>
        </w:rPr>
      </w:pPr>
      <w:r w:rsidRPr="004D121C">
        <w:rPr>
          <w:rFonts w:ascii="Times New Roman" w:hAnsi="Times New Roman" w:cs="Times New Roman"/>
          <w:b/>
          <w:bCs/>
          <w:sz w:val="28"/>
          <w:szCs w:val="28"/>
        </w:rPr>
        <w:t>2. RASPBERRY PI</w:t>
      </w:r>
    </w:p>
    <w:p w14:paraId="650A2E2D" w14:textId="266F951D" w:rsidR="00011A58" w:rsidRPr="004D121C" w:rsidRDefault="00106514" w:rsidP="00106514">
      <w:pPr>
        <w:rPr>
          <w:rFonts w:ascii="Times New Roman" w:hAnsi="Times New Roman" w:cs="Times New Roman"/>
          <w:sz w:val="24"/>
          <w:szCs w:val="24"/>
        </w:rPr>
      </w:pPr>
      <w:r w:rsidRPr="004D121C">
        <w:rPr>
          <w:rFonts w:ascii="Times New Roman" w:hAnsi="Times New Roman" w:cs="Times New Roman"/>
          <w:sz w:val="24"/>
          <w:szCs w:val="24"/>
        </w:rPr>
        <w:t xml:space="preserve">Raspberry Pi is a small, single-board computer that was developed in the United Kingdom by the Raspberry Pi Foundation to promote the teaching of basic computer science in schools and in developing countries. The Raspberry Pi is a low-cost, credit-card sized computer that plugs into a computer monitor or TV, and uses a standard keyboard and mouse. It is a fully functional computer, capable of running a variety of operating systems and software applications, including word processors, games, and media players. Despite its small size and low price, the Raspberry Pi is a powerful and versatile device that can be used for a wide range of projects, from building a home media </w:t>
      </w:r>
      <w:r w:rsidR="0060568F" w:rsidRPr="004D121C">
        <w:rPr>
          <w:rFonts w:ascii="Times New Roman" w:hAnsi="Times New Roman" w:cs="Times New Roman"/>
          <w:sz w:val="24"/>
          <w:szCs w:val="24"/>
        </w:rPr>
        <w:t>centre</w:t>
      </w:r>
      <w:r w:rsidRPr="004D121C">
        <w:rPr>
          <w:rFonts w:ascii="Times New Roman" w:hAnsi="Times New Roman" w:cs="Times New Roman"/>
          <w:sz w:val="24"/>
          <w:szCs w:val="24"/>
        </w:rPr>
        <w:t xml:space="preserve"> to learning to program or creating a home automation system.</w:t>
      </w:r>
    </w:p>
    <w:p w14:paraId="562CB26D" w14:textId="77777777" w:rsidR="0060568F" w:rsidRPr="004D121C" w:rsidRDefault="0060568F" w:rsidP="0060568F">
      <w:pPr>
        <w:jc w:val="center"/>
        <w:rPr>
          <w:rFonts w:ascii="Times New Roman" w:hAnsi="Times New Roman" w:cs="Times New Roman"/>
        </w:rPr>
      </w:pPr>
      <w:r w:rsidRPr="004D121C">
        <w:rPr>
          <w:rFonts w:ascii="Times New Roman" w:hAnsi="Times New Roman" w:cs="Times New Roman"/>
          <w:noProof/>
        </w:rPr>
        <w:drawing>
          <wp:inline distT="0" distB="0" distL="0" distR="0" wp14:anchorId="2E6198CF" wp14:editId="19374E3C">
            <wp:extent cx="2792730" cy="16389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730" cy="1638935"/>
                    </a:xfrm>
                    <a:prstGeom prst="rect">
                      <a:avLst/>
                    </a:prstGeom>
                    <a:noFill/>
                    <a:ln>
                      <a:noFill/>
                    </a:ln>
                  </pic:spPr>
                </pic:pic>
              </a:graphicData>
            </a:graphic>
          </wp:inline>
        </w:drawing>
      </w:r>
    </w:p>
    <w:p w14:paraId="7BF2B9DB" w14:textId="574D7183" w:rsidR="00AC6706" w:rsidRPr="004D121C" w:rsidRDefault="0060568F" w:rsidP="00AC6706">
      <w:pPr>
        <w:jc w:val="center"/>
        <w:rPr>
          <w:rFonts w:ascii="Times New Roman" w:hAnsi="Times New Roman" w:cs="Times New Roman"/>
          <w:b/>
          <w:bCs/>
          <w:sz w:val="28"/>
          <w:szCs w:val="28"/>
        </w:rPr>
      </w:pPr>
      <w:r w:rsidRPr="004D121C">
        <w:rPr>
          <w:rFonts w:ascii="Times New Roman" w:hAnsi="Times New Roman" w:cs="Times New Roman"/>
          <w:b/>
          <w:bCs/>
          <w:sz w:val="28"/>
          <w:szCs w:val="28"/>
        </w:rPr>
        <w:t>RASPBERRY PI</w:t>
      </w:r>
    </w:p>
    <w:p w14:paraId="4F1A37BE" w14:textId="11A9938F" w:rsidR="00AC6706" w:rsidRPr="004D121C" w:rsidRDefault="00AC6706" w:rsidP="00AC6706">
      <w:pPr>
        <w:rPr>
          <w:rFonts w:ascii="Times New Roman" w:hAnsi="Times New Roman" w:cs="Times New Roman"/>
          <w:b/>
          <w:bCs/>
          <w:sz w:val="48"/>
          <w:szCs w:val="48"/>
        </w:rPr>
      </w:pPr>
    </w:p>
    <w:p w14:paraId="318E8C8C" w14:textId="44B2A828" w:rsidR="002E6605" w:rsidRPr="004D121C" w:rsidRDefault="002E6605" w:rsidP="00AC6706">
      <w:pPr>
        <w:rPr>
          <w:rFonts w:ascii="Times New Roman" w:hAnsi="Times New Roman" w:cs="Times New Roman"/>
          <w:b/>
          <w:bCs/>
          <w:sz w:val="48"/>
          <w:szCs w:val="48"/>
        </w:rPr>
      </w:pPr>
    </w:p>
    <w:p w14:paraId="14E9E372" w14:textId="6BC748E1" w:rsidR="002E6605" w:rsidRPr="004D121C" w:rsidRDefault="002E6605" w:rsidP="00AC6706">
      <w:pPr>
        <w:rPr>
          <w:rFonts w:ascii="Times New Roman" w:hAnsi="Times New Roman" w:cs="Times New Roman"/>
          <w:b/>
          <w:bCs/>
          <w:sz w:val="48"/>
          <w:szCs w:val="48"/>
        </w:rPr>
      </w:pPr>
    </w:p>
    <w:p w14:paraId="75EBF144" w14:textId="77777777" w:rsidR="002E6605" w:rsidRPr="004D121C" w:rsidRDefault="002E6605" w:rsidP="00AC6706">
      <w:pPr>
        <w:rPr>
          <w:rFonts w:ascii="Times New Roman" w:hAnsi="Times New Roman" w:cs="Times New Roman"/>
          <w:b/>
          <w:bCs/>
          <w:sz w:val="48"/>
          <w:szCs w:val="48"/>
        </w:rPr>
      </w:pPr>
    </w:p>
    <w:p w14:paraId="459D3229" w14:textId="77777777" w:rsidR="002E6605" w:rsidRPr="004D121C" w:rsidRDefault="002E6605" w:rsidP="005C13D0">
      <w:pPr>
        <w:jc w:val="center"/>
        <w:rPr>
          <w:rFonts w:ascii="Times New Roman" w:hAnsi="Times New Roman" w:cs="Times New Roman"/>
          <w:b/>
          <w:bCs/>
          <w:sz w:val="48"/>
          <w:szCs w:val="48"/>
        </w:rPr>
      </w:pPr>
    </w:p>
    <w:p w14:paraId="17705093" w14:textId="65C8060E" w:rsidR="00C43A20" w:rsidRPr="004D121C" w:rsidRDefault="000564BD" w:rsidP="005C13D0">
      <w:pPr>
        <w:jc w:val="center"/>
        <w:rPr>
          <w:rFonts w:ascii="Times New Roman" w:hAnsi="Times New Roman" w:cs="Times New Roman"/>
          <w:color w:val="737373"/>
          <w:sz w:val="18"/>
          <w:szCs w:val="18"/>
          <w:shd w:val="clear" w:color="auto" w:fill="FFFFFF"/>
        </w:rPr>
      </w:pPr>
      <w:r w:rsidRPr="004D121C">
        <w:rPr>
          <w:rFonts w:ascii="Times New Roman" w:hAnsi="Times New Roman" w:cs="Times New Roman"/>
          <w:b/>
          <w:bCs/>
          <w:sz w:val="48"/>
          <w:szCs w:val="48"/>
        </w:rPr>
        <w:t>CHAPTER THREE</w:t>
      </w:r>
    </w:p>
    <w:p w14:paraId="3A75EF82" w14:textId="19ECA011" w:rsidR="000564BD" w:rsidRPr="004D121C" w:rsidRDefault="001F31B3" w:rsidP="00600736">
      <w:pPr>
        <w:rPr>
          <w:rFonts w:ascii="Times New Roman" w:hAnsi="Times New Roman" w:cs="Times New Roman"/>
          <w:b/>
          <w:bCs/>
          <w:sz w:val="36"/>
          <w:szCs w:val="36"/>
        </w:rPr>
      </w:pPr>
      <w:r w:rsidRPr="004D121C">
        <w:rPr>
          <w:rFonts w:ascii="Times New Roman" w:hAnsi="Times New Roman" w:cs="Times New Roman"/>
          <w:b/>
          <w:bCs/>
          <w:sz w:val="36"/>
          <w:szCs w:val="36"/>
        </w:rPr>
        <w:t>3.0 METHODOLOGY</w:t>
      </w:r>
    </w:p>
    <w:p w14:paraId="70523451" w14:textId="0E6CC83F" w:rsidR="00600736" w:rsidRPr="004D121C" w:rsidRDefault="00F11E12" w:rsidP="00600736">
      <w:pPr>
        <w:rPr>
          <w:rFonts w:ascii="Times New Roman" w:hAnsi="Times New Roman" w:cs="Times New Roman"/>
          <w:sz w:val="24"/>
          <w:szCs w:val="24"/>
        </w:rPr>
      </w:pPr>
      <w:r w:rsidRPr="004D121C">
        <w:rPr>
          <w:rFonts w:ascii="Times New Roman" w:hAnsi="Times New Roman" w:cs="Times New Roman"/>
          <w:sz w:val="24"/>
          <w:szCs w:val="24"/>
        </w:rPr>
        <w:t xml:space="preserve">It is significant to make sure that that the project run smoothly as predicted earlier. </w:t>
      </w:r>
      <w:r w:rsidR="00D91278" w:rsidRPr="004D121C">
        <w:rPr>
          <w:rFonts w:ascii="Times New Roman" w:hAnsi="Times New Roman" w:cs="Times New Roman"/>
          <w:sz w:val="24"/>
          <w:szCs w:val="24"/>
        </w:rPr>
        <w:t>Thus,</w:t>
      </w:r>
      <w:r w:rsidRPr="004D121C">
        <w:rPr>
          <w:rFonts w:ascii="Times New Roman" w:hAnsi="Times New Roman" w:cs="Times New Roman"/>
          <w:sz w:val="24"/>
          <w:szCs w:val="24"/>
        </w:rPr>
        <w:t xml:space="preserve"> the method used in the overall implementation of the project are stated below.</w:t>
      </w:r>
    </w:p>
    <w:p w14:paraId="63C76469" w14:textId="7B63C027" w:rsidR="00F11E12" w:rsidRPr="004D121C" w:rsidRDefault="00F11E12" w:rsidP="00F11E12">
      <w:pPr>
        <w:pStyle w:val="ListParagraph"/>
        <w:numPr>
          <w:ilvl w:val="0"/>
          <w:numId w:val="1"/>
        </w:numPr>
        <w:rPr>
          <w:rFonts w:ascii="Times New Roman" w:hAnsi="Times New Roman" w:cs="Times New Roman"/>
          <w:sz w:val="24"/>
          <w:szCs w:val="24"/>
        </w:rPr>
      </w:pPr>
      <w:r w:rsidRPr="004D121C">
        <w:rPr>
          <w:rFonts w:ascii="Times New Roman" w:hAnsi="Times New Roman" w:cs="Times New Roman"/>
          <w:sz w:val="24"/>
          <w:szCs w:val="24"/>
        </w:rPr>
        <w:t>Uses of camera to capture the image and send it to the raspberry microprocessor</w:t>
      </w:r>
    </w:p>
    <w:p w14:paraId="3CCF89D6" w14:textId="5DC29B2E" w:rsidR="00F11E12" w:rsidRPr="004D121C" w:rsidRDefault="00F11E12" w:rsidP="00F11E12">
      <w:pPr>
        <w:pStyle w:val="ListParagraph"/>
        <w:numPr>
          <w:ilvl w:val="0"/>
          <w:numId w:val="1"/>
        </w:numPr>
        <w:rPr>
          <w:rFonts w:ascii="Times New Roman" w:hAnsi="Times New Roman" w:cs="Times New Roman"/>
          <w:sz w:val="24"/>
          <w:szCs w:val="24"/>
        </w:rPr>
      </w:pPr>
      <w:r w:rsidRPr="004D121C">
        <w:rPr>
          <w:rFonts w:ascii="Times New Roman" w:hAnsi="Times New Roman" w:cs="Times New Roman"/>
          <w:sz w:val="24"/>
          <w:szCs w:val="24"/>
        </w:rPr>
        <w:t>The raspberry will load the trained data from the storage disk.</w:t>
      </w:r>
    </w:p>
    <w:p w14:paraId="0DC80FBA" w14:textId="4D23DF4D" w:rsidR="00F11E12" w:rsidRPr="004D121C" w:rsidRDefault="00F11E12" w:rsidP="00F11E12">
      <w:pPr>
        <w:pStyle w:val="ListParagraph"/>
        <w:numPr>
          <w:ilvl w:val="0"/>
          <w:numId w:val="1"/>
        </w:numPr>
        <w:rPr>
          <w:rFonts w:ascii="Times New Roman" w:hAnsi="Times New Roman" w:cs="Times New Roman"/>
          <w:sz w:val="24"/>
          <w:szCs w:val="24"/>
        </w:rPr>
      </w:pPr>
      <w:r w:rsidRPr="004D121C">
        <w:rPr>
          <w:rFonts w:ascii="Times New Roman" w:hAnsi="Times New Roman" w:cs="Times New Roman"/>
          <w:sz w:val="24"/>
          <w:szCs w:val="24"/>
        </w:rPr>
        <w:t xml:space="preserve">Process </w:t>
      </w:r>
      <w:r w:rsidR="00BE2B05" w:rsidRPr="004D121C">
        <w:rPr>
          <w:rFonts w:ascii="Times New Roman" w:hAnsi="Times New Roman" w:cs="Times New Roman"/>
          <w:sz w:val="24"/>
          <w:szCs w:val="24"/>
        </w:rPr>
        <w:t>the image.</w:t>
      </w:r>
    </w:p>
    <w:p w14:paraId="7B34FC13" w14:textId="2B976EAA" w:rsidR="00F11E12" w:rsidRPr="004D121C" w:rsidRDefault="00F11E12" w:rsidP="00F11E12">
      <w:pPr>
        <w:pStyle w:val="ListParagraph"/>
        <w:numPr>
          <w:ilvl w:val="0"/>
          <w:numId w:val="1"/>
        </w:numPr>
        <w:rPr>
          <w:rFonts w:ascii="Times New Roman" w:hAnsi="Times New Roman" w:cs="Times New Roman"/>
          <w:sz w:val="24"/>
          <w:szCs w:val="24"/>
        </w:rPr>
      </w:pPr>
      <w:r w:rsidRPr="004D121C">
        <w:rPr>
          <w:rFonts w:ascii="Times New Roman" w:hAnsi="Times New Roman" w:cs="Times New Roman"/>
          <w:sz w:val="24"/>
          <w:szCs w:val="24"/>
        </w:rPr>
        <w:t>Appl</w:t>
      </w:r>
      <w:r w:rsidR="001F31B3" w:rsidRPr="004D121C">
        <w:rPr>
          <w:rFonts w:ascii="Times New Roman" w:hAnsi="Times New Roman" w:cs="Times New Roman"/>
          <w:sz w:val="24"/>
          <w:szCs w:val="24"/>
        </w:rPr>
        <w:t>ication</w:t>
      </w:r>
      <w:r w:rsidRPr="004D121C">
        <w:rPr>
          <w:rFonts w:ascii="Times New Roman" w:hAnsi="Times New Roman" w:cs="Times New Roman"/>
          <w:sz w:val="24"/>
          <w:szCs w:val="24"/>
        </w:rPr>
        <w:t xml:space="preserve"> </w:t>
      </w:r>
      <w:r w:rsidR="001F31B3" w:rsidRPr="004D121C">
        <w:rPr>
          <w:rFonts w:ascii="Times New Roman" w:hAnsi="Times New Roman" w:cs="Times New Roman"/>
          <w:sz w:val="24"/>
          <w:szCs w:val="24"/>
        </w:rPr>
        <w:t>of</w:t>
      </w:r>
      <w:r w:rsidRPr="004D121C">
        <w:rPr>
          <w:rFonts w:ascii="Times New Roman" w:hAnsi="Times New Roman" w:cs="Times New Roman"/>
          <w:sz w:val="24"/>
          <w:szCs w:val="24"/>
        </w:rPr>
        <w:t xml:space="preserve"> face mask detector to determine “mask” or “no mask”</w:t>
      </w:r>
    </w:p>
    <w:p w14:paraId="1A69AD7C" w14:textId="262EBDB7" w:rsidR="00F11E12" w:rsidRPr="004D121C" w:rsidRDefault="00F11E12" w:rsidP="00F11E12">
      <w:pPr>
        <w:pStyle w:val="ListParagraph"/>
        <w:numPr>
          <w:ilvl w:val="0"/>
          <w:numId w:val="1"/>
        </w:numPr>
        <w:rPr>
          <w:rFonts w:ascii="Times New Roman" w:hAnsi="Times New Roman" w:cs="Times New Roman"/>
          <w:sz w:val="24"/>
          <w:szCs w:val="24"/>
        </w:rPr>
      </w:pPr>
      <w:r w:rsidRPr="004D121C">
        <w:rPr>
          <w:rFonts w:ascii="Times New Roman" w:hAnsi="Times New Roman" w:cs="Times New Roman"/>
          <w:sz w:val="24"/>
          <w:szCs w:val="24"/>
        </w:rPr>
        <w:t xml:space="preserve">The result will be display </w:t>
      </w:r>
      <w:r w:rsidR="00D91278" w:rsidRPr="004D121C">
        <w:rPr>
          <w:rFonts w:ascii="Times New Roman" w:hAnsi="Times New Roman" w:cs="Times New Roman"/>
          <w:sz w:val="24"/>
          <w:szCs w:val="24"/>
        </w:rPr>
        <w:t>on</w:t>
      </w:r>
      <w:r w:rsidRPr="004D121C">
        <w:rPr>
          <w:rFonts w:ascii="Times New Roman" w:hAnsi="Times New Roman" w:cs="Times New Roman"/>
          <w:sz w:val="24"/>
          <w:szCs w:val="24"/>
        </w:rPr>
        <w:t xml:space="preserve"> the screen.</w:t>
      </w:r>
    </w:p>
    <w:p w14:paraId="559F4F24" w14:textId="25C43D32" w:rsidR="001C4E8B" w:rsidRPr="004D121C" w:rsidRDefault="001C4E8B" w:rsidP="001C4E8B">
      <w:pPr>
        <w:rPr>
          <w:rFonts w:ascii="Times New Roman" w:hAnsi="Times New Roman" w:cs="Times New Roman"/>
        </w:rPr>
      </w:pPr>
    </w:p>
    <w:p w14:paraId="09270C0F" w14:textId="69AC6FD2" w:rsidR="001C4E8B" w:rsidRPr="004D121C" w:rsidRDefault="001C4E8B" w:rsidP="001C4E8B">
      <w:pPr>
        <w:jc w:val="center"/>
        <w:rPr>
          <w:rFonts w:ascii="Times New Roman" w:hAnsi="Times New Roman" w:cs="Times New Roman"/>
        </w:rPr>
      </w:pPr>
      <w:r w:rsidRPr="004D121C">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D2FF550" wp14:editId="0EF6AFA2">
                <wp:simplePos x="0" y="0"/>
                <wp:positionH relativeFrom="column">
                  <wp:posOffset>688828</wp:posOffset>
                </wp:positionH>
                <wp:positionV relativeFrom="paragraph">
                  <wp:posOffset>6350</wp:posOffset>
                </wp:positionV>
                <wp:extent cx="815340" cy="407963"/>
                <wp:effectExtent l="0" t="0" r="22860" b="11430"/>
                <wp:wrapNone/>
                <wp:docPr id="19" name="Oval 19"/>
                <wp:cNvGraphicFramePr/>
                <a:graphic xmlns:a="http://schemas.openxmlformats.org/drawingml/2006/main">
                  <a:graphicData uri="http://schemas.microsoft.com/office/word/2010/wordprocessingShape">
                    <wps:wsp>
                      <wps:cNvSpPr/>
                      <wps:spPr>
                        <a:xfrm>
                          <a:off x="0" y="0"/>
                          <a:ext cx="815340" cy="407963"/>
                        </a:xfrm>
                        <a:prstGeom prst="ellipse">
                          <a:avLst/>
                        </a:prstGeom>
                      </wps:spPr>
                      <wps:style>
                        <a:lnRef idx="2">
                          <a:schemeClr val="dk1"/>
                        </a:lnRef>
                        <a:fillRef idx="1">
                          <a:schemeClr val="lt1"/>
                        </a:fillRef>
                        <a:effectRef idx="0">
                          <a:schemeClr val="dk1"/>
                        </a:effectRef>
                        <a:fontRef idx="minor">
                          <a:schemeClr val="dk1"/>
                        </a:fontRef>
                      </wps:style>
                      <wps:txbx>
                        <w:txbxContent>
                          <w:p w14:paraId="7C764F6F" w14:textId="54EB4177" w:rsidR="005A6D49" w:rsidRDefault="005A6D49" w:rsidP="005A6D49">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FF550" id="Oval 19" o:spid="_x0000_s1035" style="position:absolute;left:0;text-align:left;margin-left:54.25pt;margin-top:.5pt;width:64.2pt;height:3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" fillcolor="white [3201]" strokecolor="black [3200]" strokeweight="1pt">
                <v:stroke joinstyle="miter"/>
                <v:textbox>
                  <w:txbxContent>
                    <w:p w14:paraId="7C764F6F" w14:textId="54EB4177" w:rsidR="005A6D49" w:rsidRDefault="005A6D49" w:rsidP="005A6D49">
                      <w:pPr>
                        <w:jc w:val="center"/>
                      </w:pPr>
                      <w:r>
                        <w:t>START</w:t>
                      </w:r>
                    </w:p>
                  </w:txbxContent>
                </v:textbox>
              </v:oval>
            </w:pict>
          </mc:Fallback>
        </mc:AlternateContent>
      </w:r>
    </w:p>
    <w:p w14:paraId="1FBE03E2" w14:textId="0C578BF3" w:rsidR="001C4E8B" w:rsidRPr="004D121C" w:rsidRDefault="00BE2B05" w:rsidP="001C4E8B">
      <w:pPr>
        <w:jc w:val="center"/>
        <w:rPr>
          <w:rFonts w:ascii="Times New Roman" w:hAnsi="Times New Roman" w:cs="Times New Roman"/>
        </w:rPr>
      </w:pPr>
      <w:r w:rsidRPr="004D121C">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5A09E41" wp14:editId="53C78A9B">
                <wp:simplePos x="0" y="0"/>
                <wp:positionH relativeFrom="column">
                  <wp:posOffset>1076178</wp:posOffset>
                </wp:positionH>
                <wp:positionV relativeFrom="paragraph">
                  <wp:posOffset>157040</wp:posOffset>
                </wp:positionV>
                <wp:extent cx="0" cy="246185"/>
                <wp:effectExtent l="76200" t="0" r="57150" b="59055"/>
                <wp:wrapNone/>
                <wp:docPr id="32" name="Straight Arrow Connector 32"/>
                <wp:cNvGraphicFramePr/>
                <a:graphic xmlns:a="http://schemas.openxmlformats.org/drawingml/2006/main">
                  <a:graphicData uri="http://schemas.microsoft.com/office/word/2010/wordprocessingShape">
                    <wps:wsp>
                      <wps:cNvCnPr/>
                      <wps:spPr>
                        <a:xfrm>
                          <a:off x="0" y="0"/>
                          <a:ext cx="0" cy="246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77741B" id="_x0000_t32" coordsize="21600,21600" o:spt="32" o:oned="t" path="m,l21600,21600e" filled="f">
                <v:path arrowok="t" fillok="f" o:connecttype="none"/>
                <o:lock v:ext="edit" shapetype="t"/>
              </v:shapetype>
              <v:shape id="Straight Arrow Connector 32" o:spid="_x0000_s1026" type="#_x0000_t32" style="position:absolute;margin-left:84.75pt;margin-top:12.35pt;width:0;height:19.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" strokecolor="#4472c4 [3204]" strokeweight=".5pt">
                <v:stroke endarrow="block" joinstyle="miter"/>
              </v:shape>
            </w:pict>
          </mc:Fallback>
        </mc:AlternateContent>
      </w:r>
    </w:p>
    <w:p w14:paraId="487B5F15" w14:textId="1184C54A" w:rsidR="000564BD" w:rsidRPr="004D121C" w:rsidRDefault="006642F1"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702272" behindDoc="0" locked="0" layoutInCell="1" allowOverlap="1" wp14:anchorId="1D9F6C10" wp14:editId="291D3DF1">
                <wp:simplePos x="0" y="0"/>
                <wp:positionH relativeFrom="column">
                  <wp:posOffset>355942</wp:posOffset>
                </wp:positionH>
                <wp:positionV relativeFrom="paragraph">
                  <wp:posOffset>137942</wp:posOffset>
                </wp:positionV>
                <wp:extent cx="1465091" cy="379827"/>
                <wp:effectExtent l="19050" t="0" r="40005" b="20320"/>
                <wp:wrapNone/>
                <wp:docPr id="27" name="Flowchart: Data 27"/>
                <wp:cNvGraphicFramePr/>
                <a:graphic xmlns:a="http://schemas.openxmlformats.org/drawingml/2006/main">
                  <a:graphicData uri="http://schemas.microsoft.com/office/word/2010/wordprocessingShape">
                    <wps:wsp>
                      <wps:cNvSpPr/>
                      <wps:spPr>
                        <a:xfrm>
                          <a:off x="0" y="0"/>
                          <a:ext cx="1465091" cy="37982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D60AB86" w14:textId="2BDF4B52" w:rsidR="005A6D49" w:rsidRDefault="001A4BA3" w:rsidP="005A6D49">
                            <w:pPr>
                              <w:jc w:val="center"/>
                            </w:pPr>
                            <w:r>
                              <w:t>LOA</w:t>
                            </w:r>
                            <w:r w:rsidR="006642F1">
                              <w:t xml:space="preserve">D </w:t>
                            </w: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F6C10" id="_x0000_t111" coordsize="21600,21600" o:spt="111" path="m4321,l21600,,17204,21600,,21600xe">
                <v:stroke joinstyle="miter"/>
                <v:path gradientshapeok="t" o:connecttype="custom" o:connectlocs="12961,0;10800,0;2161,10800;8602,21600;10800,21600;19402,10800" textboxrect="4321,0,17204,21600"/>
              </v:shapetype>
              <v:shape id="Flowchart: Data 27" o:spid="_x0000_s1036" type="#_x0000_t111" style="position:absolute;margin-left:28.05pt;margin-top:10.85pt;width:115.35pt;height:29.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" fillcolor="white [3201]" strokecolor="black [3200]" strokeweight="1pt">
                <v:textbox>
                  <w:txbxContent>
                    <w:p w14:paraId="5D60AB86" w14:textId="2BDF4B52" w:rsidR="005A6D49" w:rsidRDefault="001A4BA3" w:rsidP="005A6D49">
                      <w:pPr>
                        <w:jc w:val="center"/>
                      </w:pPr>
                      <w:r>
                        <w:t>LOA</w:t>
                      </w:r>
                      <w:r w:rsidR="006642F1">
                        <w:t xml:space="preserve">D </w:t>
                      </w:r>
                      <w:r>
                        <w:t>DATA</w:t>
                      </w:r>
                    </w:p>
                  </w:txbxContent>
                </v:textbox>
              </v:shape>
            </w:pict>
          </mc:Fallback>
        </mc:AlternateContent>
      </w:r>
    </w:p>
    <w:p w14:paraId="554FBDC1" w14:textId="4358EE2F" w:rsidR="000564BD" w:rsidRPr="004D121C" w:rsidRDefault="000564BD" w:rsidP="002A4446">
      <w:pPr>
        <w:rPr>
          <w:rFonts w:ascii="Times New Roman" w:hAnsi="Times New Roman" w:cs="Times New Roman"/>
          <w:color w:val="737373"/>
          <w:sz w:val="18"/>
          <w:szCs w:val="18"/>
          <w:shd w:val="clear" w:color="auto" w:fill="FFFFFF"/>
        </w:rPr>
      </w:pPr>
    </w:p>
    <w:p w14:paraId="0D7AAD61" w14:textId="21C32A56" w:rsidR="000564BD" w:rsidRPr="004D121C" w:rsidRDefault="00BE2B05"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708416" behindDoc="0" locked="0" layoutInCell="1" allowOverlap="1" wp14:anchorId="573BDA71" wp14:editId="61DE1406">
                <wp:simplePos x="0" y="0"/>
                <wp:positionH relativeFrom="column">
                  <wp:posOffset>991772</wp:posOffset>
                </wp:positionH>
                <wp:positionV relativeFrom="paragraph">
                  <wp:posOffset>10258</wp:posOffset>
                </wp:positionV>
                <wp:extent cx="0" cy="422030"/>
                <wp:effectExtent l="76200" t="0" r="57150" b="54610"/>
                <wp:wrapNone/>
                <wp:docPr id="33" name="Straight Arrow Connector 33"/>
                <wp:cNvGraphicFramePr/>
                <a:graphic xmlns:a="http://schemas.openxmlformats.org/drawingml/2006/main">
                  <a:graphicData uri="http://schemas.microsoft.com/office/word/2010/wordprocessingShape">
                    <wps:wsp>
                      <wps:cNvCnPr/>
                      <wps:spPr>
                        <a:xfrm>
                          <a:off x="0" y="0"/>
                          <a:ext cx="0" cy="422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4EAA8" id="Straight Arrow Connector 33" o:spid="_x0000_s1026" type="#_x0000_t32" style="position:absolute;margin-left:78.1pt;margin-top:.8pt;width:0;height:33.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" strokecolor="#4472c4 [3204]" strokeweight=".5pt">
                <v:stroke endarrow="block" joinstyle="miter"/>
              </v:shape>
            </w:pict>
          </mc:Fallback>
        </mc:AlternateContent>
      </w:r>
    </w:p>
    <w:p w14:paraId="3AE2C96D" w14:textId="50480590" w:rsidR="000564BD" w:rsidRPr="004D121C" w:rsidRDefault="00BE2B05"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698176" behindDoc="0" locked="0" layoutInCell="1" allowOverlap="1" wp14:anchorId="3BB864FF" wp14:editId="1FB32357">
                <wp:simplePos x="0" y="0"/>
                <wp:positionH relativeFrom="margin">
                  <wp:posOffset>187764</wp:posOffset>
                </wp:positionH>
                <wp:positionV relativeFrom="paragraph">
                  <wp:posOffset>157773</wp:posOffset>
                </wp:positionV>
                <wp:extent cx="1472125" cy="618978"/>
                <wp:effectExtent l="19050" t="0" r="33020" b="10160"/>
                <wp:wrapNone/>
                <wp:docPr id="24" name="Flowchart: Data 24"/>
                <wp:cNvGraphicFramePr/>
                <a:graphic xmlns:a="http://schemas.openxmlformats.org/drawingml/2006/main">
                  <a:graphicData uri="http://schemas.microsoft.com/office/word/2010/wordprocessingShape">
                    <wps:wsp>
                      <wps:cNvSpPr/>
                      <wps:spPr>
                        <a:xfrm>
                          <a:off x="0" y="0"/>
                          <a:ext cx="1472125" cy="618978"/>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C5585DA" w14:textId="3C493C76" w:rsidR="005A6D49" w:rsidRDefault="005A6D49" w:rsidP="005A6D49">
                            <w:pPr>
                              <w:jc w:val="center"/>
                            </w:pPr>
                            <w:r>
                              <w:t xml:space="preserve"> TRAIN FACE MASK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864FF" id="Flowchart: Data 24" o:spid="_x0000_s1037" type="#_x0000_t111" style="position:absolute;margin-left:14.8pt;margin-top:12.4pt;width:115.9pt;height:48.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" fillcolor="white [3201]" strokecolor="black [3200]" strokeweight="1pt">
                <v:textbox>
                  <w:txbxContent>
                    <w:p w14:paraId="3C5585DA" w14:textId="3C493C76" w:rsidR="005A6D49" w:rsidRDefault="005A6D49" w:rsidP="005A6D49">
                      <w:pPr>
                        <w:jc w:val="center"/>
                      </w:pPr>
                      <w:r>
                        <w:t xml:space="preserve"> TRAIN FACE MASK CLASSIFIER</w:t>
                      </w:r>
                    </w:p>
                  </w:txbxContent>
                </v:textbox>
                <w10:wrap anchorx="margin"/>
              </v:shape>
            </w:pict>
          </mc:Fallback>
        </mc:AlternateContent>
      </w:r>
    </w:p>
    <w:p w14:paraId="6AD0423D" w14:textId="0AF150F8" w:rsidR="000564BD" w:rsidRPr="004D121C" w:rsidRDefault="000564BD" w:rsidP="002A4446">
      <w:pPr>
        <w:rPr>
          <w:rFonts w:ascii="Times New Roman" w:hAnsi="Times New Roman" w:cs="Times New Roman"/>
          <w:color w:val="737373"/>
          <w:sz w:val="18"/>
          <w:szCs w:val="18"/>
          <w:shd w:val="clear" w:color="auto" w:fill="FFFFFF"/>
        </w:rPr>
      </w:pPr>
    </w:p>
    <w:p w14:paraId="13325BC8" w14:textId="25D5DB18" w:rsidR="000564BD" w:rsidRPr="004D121C" w:rsidRDefault="000564BD" w:rsidP="002A4446">
      <w:pPr>
        <w:rPr>
          <w:rFonts w:ascii="Times New Roman" w:hAnsi="Times New Roman" w:cs="Times New Roman"/>
          <w:color w:val="737373"/>
          <w:sz w:val="18"/>
          <w:szCs w:val="18"/>
          <w:shd w:val="clear" w:color="auto" w:fill="FFFFFF"/>
        </w:rPr>
      </w:pPr>
    </w:p>
    <w:p w14:paraId="77175363" w14:textId="4A44E668" w:rsidR="000564BD" w:rsidRPr="004D121C" w:rsidRDefault="00BE2B05"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709440" behindDoc="0" locked="0" layoutInCell="1" allowOverlap="1" wp14:anchorId="0C2245BC" wp14:editId="365F8F6E">
                <wp:simplePos x="0" y="0"/>
                <wp:positionH relativeFrom="column">
                  <wp:posOffset>801858</wp:posOffset>
                </wp:positionH>
                <wp:positionV relativeFrom="paragraph">
                  <wp:posOffset>70778</wp:posOffset>
                </wp:positionV>
                <wp:extent cx="0" cy="414997"/>
                <wp:effectExtent l="76200" t="0" r="57150" b="61595"/>
                <wp:wrapNone/>
                <wp:docPr id="34" name="Straight Arrow Connector 34"/>
                <wp:cNvGraphicFramePr/>
                <a:graphic xmlns:a="http://schemas.openxmlformats.org/drawingml/2006/main">
                  <a:graphicData uri="http://schemas.microsoft.com/office/word/2010/wordprocessingShape">
                    <wps:wsp>
                      <wps:cNvCnPr/>
                      <wps:spPr>
                        <a:xfrm>
                          <a:off x="0" y="0"/>
                          <a:ext cx="0" cy="414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FCF70" id="Straight Arrow Connector 34" o:spid="_x0000_s1026" type="#_x0000_t32" style="position:absolute;margin-left:63.15pt;margin-top:5.55pt;width:0;height:32.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" strokecolor="#4472c4 [3204]" strokeweight=".5pt">
                <v:stroke endarrow="block" joinstyle="miter"/>
              </v:shape>
            </w:pict>
          </mc:Fallback>
        </mc:AlternateContent>
      </w:r>
      <w:r w:rsidRPr="004D121C">
        <w:rPr>
          <w:rFonts w:ascii="Times New Roman" w:hAnsi="Times New Roman" w:cs="Times New Roman"/>
          <w:noProof/>
          <w:color w:val="737373"/>
          <w:sz w:val="18"/>
          <w:szCs w:val="18"/>
        </w:rPr>
        <mc:AlternateContent>
          <mc:Choice Requires="wps">
            <w:drawing>
              <wp:anchor distT="0" distB="0" distL="114300" distR="114300" simplePos="0" relativeHeight="251696128" behindDoc="0" locked="0" layoutInCell="1" allowOverlap="1" wp14:anchorId="2A2D01C7" wp14:editId="0B0E4C1A">
                <wp:simplePos x="0" y="0"/>
                <wp:positionH relativeFrom="margin">
                  <wp:posOffset>2438840</wp:posOffset>
                </wp:positionH>
                <wp:positionV relativeFrom="paragraph">
                  <wp:posOffset>6594</wp:posOffset>
                </wp:positionV>
                <wp:extent cx="1723292" cy="1329397"/>
                <wp:effectExtent l="19050" t="0" r="29845" b="23495"/>
                <wp:wrapNone/>
                <wp:docPr id="21" name="Flowchart: Data 21"/>
                <wp:cNvGraphicFramePr/>
                <a:graphic xmlns:a="http://schemas.openxmlformats.org/drawingml/2006/main">
                  <a:graphicData uri="http://schemas.microsoft.com/office/word/2010/wordprocessingShape">
                    <wps:wsp>
                      <wps:cNvSpPr/>
                      <wps:spPr>
                        <a:xfrm>
                          <a:off x="0" y="0"/>
                          <a:ext cx="1723292" cy="132939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5AD5AA8" w14:textId="3E08510C" w:rsidR="005A6D49" w:rsidRPr="001A4BA3" w:rsidRDefault="001A4BA3" w:rsidP="001A4BA3">
                            <w:pPr>
                              <w:jc w:val="center"/>
                              <w:rPr>
                                <w:sz w:val="20"/>
                                <w:szCs w:val="20"/>
                              </w:rPr>
                            </w:pPr>
                            <w:r w:rsidRPr="001A4BA3">
                              <w:rPr>
                                <w:sz w:val="20"/>
                                <w:szCs w:val="20"/>
                              </w:rPr>
                              <w:t>APPLY FACEMASK CLASSIFIFIER TO EACH FACE TO DETERMINE MASKED OR NO MASKED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2D01C7" id="Flowchart: Data 21" o:spid="_x0000_s1038" type="#_x0000_t111" style="position:absolute;margin-left:192.05pt;margin-top:.5pt;width:135.7pt;height:104.7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" fillcolor="white [3201]" strokecolor="black [3200]" strokeweight="1pt">
                <v:textbox>
                  <w:txbxContent>
                    <w:p w14:paraId="15AD5AA8" w14:textId="3E08510C" w:rsidR="005A6D49" w:rsidRPr="001A4BA3" w:rsidRDefault="001A4BA3" w:rsidP="001A4BA3">
                      <w:pPr>
                        <w:jc w:val="center"/>
                        <w:rPr>
                          <w:sz w:val="20"/>
                          <w:szCs w:val="20"/>
                        </w:rPr>
                      </w:pPr>
                      <w:r w:rsidRPr="001A4BA3">
                        <w:rPr>
                          <w:sz w:val="20"/>
                          <w:szCs w:val="20"/>
                        </w:rPr>
                        <w:t>APPLY FACEMASK CLASSIFIFIER TO EACH FACE TO DETERMINE MASKED OR NO MASKED</w:t>
                      </w:r>
                    </w:p>
                  </w:txbxContent>
                </v:textbox>
                <w10:wrap anchorx="margin"/>
              </v:shape>
            </w:pict>
          </mc:Fallback>
        </mc:AlternateContent>
      </w:r>
    </w:p>
    <w:p w14:paraId="3AFB9E45" w14:textId="1842FB7E" w:rsidR="000564BD" w:rsidRPr="004D121C" w:rsidRDefault="00BE2B05"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700224" behindDoc="0" locked="0" layoutInCell="1" allowOverlap="1" wp14:anchorId="588A8C36" wp14:editId="3E8A2C74">
                <wp:simplePos x="0" y="0"/>
                <wp:positionH relativeFrom="margin">
                  <wp:posOffset>-168666</wp:posOffset>
                </wp:positionH>
                <wp:positionV relativeFrom="paragraph">
                  <wp:posOffset>220638</wp:posOffset>
                </wp:positionV>
                <wp:extent cx="1734771" cy="513470"/>
                <wp:effectExtent l="19050" t="0" r="37465" b="20320"/>
                <wp:wrapNone/>
                <wp:docPr id="26" name="Flowchart: Data 26"/>
                <wp:cNvGraphicFramePr/>
                <a:graphic xmlns:a="http://schemas.openxmlformats.org/drawingml/2006/main">
                  <a:graphicData uri="http://schemas.microsoft.com/office/word/2010/wordprocessingShape">
                    <wps:wsp>
                      <wps:cNvSpPr/>
                      <wps:spPr>
                        <a:xfrm>
                          <a:off x="0" y="0"/>
                          <a:ext cx="1734771" cy="51347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F613410" w14:textId="5A2D6BDE" w:rsidR="005A6D49" w:rsidRDefault="001A4BA3" w:rsidP="001A4BA3">
                            <w:pPr>
                              <w:jc w:val="center"/>
                            </w:pPr>
                            <w:r>
                              <w:t>FACE FROM IMAGE/VIDEO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A8C36" id="Flowchart: Data 26" o:spid="_x0000_s1039" type="#_x0000_t111" style="position:absolute;margin-left:-13.3pt;margin-top:17.35pt;width:136.6pt;height:40.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" fillcolor="white [3201]" strokecolor="black [3200]" strokeweight="1pt">
                <v:textbox>
                  <w:txbxContent>
                    <w:p w14:paraId="6F613410" w14:textId="5A2D6BDE" w:rsidR="005A6D49" w:rsidRDefault="001A4BA3" w:rsidP="001A4BA3">
                      <w:pPr>
                        <w:jc w:val="center"/>
                      </w:pPr>
                      <w:r>
                        <w:t>FACE FROM IMAGE/VIDEO</w:t>
                      </w:r>
                    </w:p>
                  </w:txbxContent>
                </v:textbox>
                <w10:wrap anchorx="margin"/>
              </v:shape>
            </w:pict>
          </mc:Fallback>
        </mc:AlternateContent>
      </w:r>
    </w:p>
    <w:p w14:paraId="587B3941" w14:textId="3A20F344" w:rsidR="000564BD" w:rsidRPr="004D121C" w:rsidRDefault="00BE2B05"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712512" behindDoc="0" locked="0" layoutInCell="1" allowOverlap="1" wp14:anchorId="1D214DA6" wp14:editId="55D84205">
                <wp:simplePos x="0" y="0"/>
                <wp:positionH relativeFrom="column">
                  <wp:posOffset>4009292</wp:posOffset>
                </wp:positionH>
                <wp:positionV relativeFrom="paragraph">
                  <wp:posOffset>167542</wp:posOffset>
                </wp:positionV>
                <wp:extent cx="808893" cy="0"/>
                <wp:effectExtent l="0" t="76200" r="10795" b="95250"/>
                <wp:wrapNone/>
                <wp:docPr id="37" name="Straight Arrow Connector 37"/>
                <wp:cNvGraphicFramePr/>
                <a:graphic xmlns:a="http://schemas.openxmlformats.org/drawingml/2006/main">
                  <a:graphicData uri="http://schemas.microsoft.com/office/word/2010/wordprocessingShape">
                    <wps:wsp>
                      <wps:cNvCnPr/>
                      <wps:spPr>
                        <a:xfrm>
                          <a:off x="0" y="0"/>
                          <a:ext cx="8088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4968F" id="Straight Arrow Connector 37" o:spid="_x0000_s1026" type="#_x0000_t32" style="position:absolute;margin-left:315.7pt;margin-top:13.2pt;width:63.7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" strokecolor="#4472c4 [3204]" strokeweight=".5pt">
                <v:stroke endarrow="block" joinstyle="miter"/>
              </v:shape>
            </w:pict>
          </mc:Fallback>
        </mc:AlternateContent>
      </w:r>
      <w:r w:rsidRPr="004D121C">
        <w:rPr>
          <w:rFonts w:ascii="Times New Roman" w:hAnsi="Times New Roman" w:cs="Times New Roman"/>
          <w:noProof/>
          <w:color w:val="737373"/>
          <w:sz w:val="18"/>
          <w:szCs w:val="18"/>
        </w:rPr>
        <mc:AlternateContent>
          <mc:Choice Requires="wps">
            <w:drawing>
              <wp:anchor distT="0" distB="0" distL="114300" distR="114300" simplePos="0" relativeHeight="251711488" behindDoc="0" locked="0" layoutInCell="1" allowOverlap="1" wp14:anchorId="33C2CC76" wp14:editId="64699886">
                <wp:simplePos x="0" y="0"/>
                <wp:positionH relativeFrom="column">
                  <wp:posOffset>1195754</wp:posOffset>
                </wp:positionH>
                <wp:positionV relativeFrom="paragraph">
                  <wp:posOffset>160508</wp:posOffset>
                </wp:positionV>
                <wp:extent cx="1364566" cy="984739"/>
                <wp:effectExtent l="0" t="76200" r="0" b="25400"/>
                <wp:wrapNone/>
                <wp:docPr id="36" name="Connector: Elbow 36"/>
                <wp:cNvGraphicFramePr/>
                <a:graphic xmlns:a="http://schemas.openxmlformats.org/drawingml/2006/main">
                  <a:graphicData uri="http://schemas.microsoft.com/office/word/2010/wordprocessingShape">
                    <wps:wsp>
                      <wps:cNvCnPr/>
                      <wps:spPr>
                        <a:xfrm flipV="1">
                          <a:off x="0" y="0"/>
                          <a:ext cx="1364566" cy="9847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1694B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6" o:spid="_x0000_s1026" type="#_x0000_t34" style="position:absolute;margin-left:94.15pt;margin-top:12.65pt;width:107.45pt;height:77.5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" strokecolor="#4472c4 [3204]" strokeweight=".5pt">
                <v:stroke endarrow="block"/>
              </v:shape>
            </w:pict>
          </mc:Fallback>
        </mc:AlternateContent>
      </w:r>
      <w:r w:rsidRPr="004D121C">
        <w:rPr>
          <w:rFonts w:ascii="Times New Roman" w:hAnsi="Times New Roman" w:cs="Times New Roman"/>
          <w:noProof/>
          <w:color w:val="737373"/>
          <w:sz w:val="18"/>
          <w:szCs w:val="18"/>
        </w:rPr>
        <mc:AlternateContent>
          <mc:Choice Requires="wps">
            <w:drawing>
              <wp:anchor distT="0" distB="0" distL="114300" distR="114300" simplePos="0" relativeHeight="251694080" behindDoc="0" locked="0" layoutInCell="1" allowOverlap="1" wp14:anchorId="60D8C412" wp14:editId="420D3D4C">
                <wp:simplePos x="0" y="0"/>
                <wp:positionH relativeFrom="margin">
                  <wp:posOffset>4647809</wp:posOffset>
                </wp:positionH>
                <wp:positionV relativeFrom="paragraph">
                  <wp:posOffset>4298</wp:posOffset>
                </wp:positionV>
                <wp:extent cx="1734771" cy="358726"/>
                <wp:effectExtent l="19050" t="0" r="37465" b="22860"/>
                <wp:wrapNone/>
                <wp:docPr id="20" name="Flowchart: Data 20"/>
                <wp:cNvGraphicFramePr/>
                <a:graphic xmlns:a="http://schemas.openxmlformats.org/drawingml/2006/main">
                  <a:graphicData uri="http://schemas.microsoft.com/office/word/2010/wordprocessingShape">
                    <wps:wsp>
                      <wps:cNvSpPr/>
                      <wps:spPr>
                        <a:xfrm>
                          <a:off x="0" y="0"/>
                          <a:ext cx="1734771" cy="358726"/>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C24ED08" w14:textId="2B46D9EA" w:rsidR="001A4BA3" w:rsidRDefault="001A4BA3" w:rsidP="001A4BA3">
                            <w:pPr>
                              <w:jc w:val="center"/>
                            </w:pPr>
                            <w:r>
                              <w:t>SHOW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8C412" id="Flowchart: Data 20" o:spid="_x0000_s1040" type="#_x0000_t111" style="position:absolute;margin-left:365.95pt;margin-top:.35pt;width:136.6pt;height:28.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" fillcolor="white [3201]" strokecolor="black [3200]" strokeweight="1pt">
                <v:textbox>
                  <w:txbxContent>
                    <w:p w14:paraId="1C24ED08" w14:textId="2B46D9EA" w:rsidR="001A4BA3" w:rsidRDefault="001A4BA3" w:rsidP="001A4BA3">
                      <w:pPr>
                        <w:jc w:val="center"/>
                      </w:pPr>
                      <w:r>
                        <w:t>SHOW RESULT</w:t>
                      </w:r>
                    </w:p>
                  </w:txbxContent>
                </v:textbox>
                <w10:wrap anchorx="margin"/>
              </v:shape>
            </w:pict>
          </mc:Fallback>
        </mc:AlternateContent>
      </w:r>
    </w:p>
    <w:p w14:paraId="47D395D1" w14:textId="70F14A33" w:rsidR="000564BD" w:rsidRPr="004D121C" w:rsidRDefault="008A749D"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713536" behindDoc="0" locked="0" layoutInCell="1" allowOverlap="1" wp14:anchorId="73B877E4" wp14:editId="10F566AD">
                <wp:simplePos x="0" y="0"/>
                <wp:positionH relativeFrom="column">
                  <wp:posOffset>5598942</wp:posOffset>
                </wp:positionH>
                <wp:positionV relativeFrom="paragraph">
                  <wp:posOffset>120699</wp:posOffset>
                </wp:positionV>
                <wp:extent cx="0" cy="401515"/>
                <wp:effectExtent l="76200" t="0" r="57150" b="55880"/>
                <wp:wrapNone/>
                <wp:docPr id="38" name="Straight Arrow Connector 38"/>
                <wp:cNvGraphicFramePr/>
                <a:graphic xmlns:a="http://schemas.openxmlformats.org/drawingml/2006/main">
                  <a:graphicData uri="http://schemas.microsoft.com/office/word/2010/wordprocessingShape">
                    <wps:wsp>
                      <wps:cNvCnPr/>
                      <wps:spPr>
                        <a:xfrm>
                          <a:off x="0" y="0"/>
                          <a:ext cx="0" cy="401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BFCFA" id="Straight Arrow Connector 38" o:spid="_x0000_s1026" type="#_x0000_t32" style="position:absolute;margin-left:440.85pt;margin-top:9.5pt;width:0;height:31.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" strokecolor="#4472c4 [3204]" strokeweight=".5pt">
                <v:stroke endarrow="block" joinstyle="miter"/>
              </v:shape>
            </w:pict>
          </mc:Fallback>
        </mc:AlternateContent>
      </w:r>
    </w:p>
    <w:p w14:paraId="5000529F" w14:textId="16AFBB6B" w:rsidR="000564BD" w:rsidRPr="004D121C" w:rsidRDefault="00BE2B05"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710464" behindDoc="0" locked="0" layoutInCell="1" allowOverlap="1" wp14:anchorId="6EB5B54F" wp14:editId="3170BB10">
                <wp:simplePos x="0" y="0"/>
                <wp:positionH relativeFrom="column">
                  <wp:posOffset>787791</wp:posOffset>
                </wp:positionH>
                <wp:positionV relativeFrom="paragraph">
                  <wp:posOffset>3663</wp:posOffset>
                </wp:positionV>
                <wp:extent cx="12895" cy="478693"/>
                <wp:effectExtent l="76200" t="0" r="63500" b="55245"/>
                <wp:wrapNone/>
                <wp:docPr id="35" name="Straight Arrow Connector 35"/>
                <wp:cNvGraphicFramePr/>
                <a:graphic xmlns:a="http://schemas.openxmlformats.org/drawingml/2006/main">
                  <a:graphicData uri="http://schemas.microsoft.com/office/word/2010/wordprocessingShape">
                    <wps:wsp>
                      <wps:cNvCnPr/>
                      <wps:spPr>
                        <a:xfrm flipH="1">
                          <a:off x="0" y="0"/>
                          <a:ext cx="12895" cy="478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E1DC6" id="Straight Arrow Connector 35" o:spid="_x0000_s1026" type="#_x0000_t32" style="position:absolute;margin-left:62.05pt;margin-top:.3pt;width:1pt;height:37.7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" strokecolor="#4472c4 [3204]" strokeweight=".5pt">
                <v:stroke endarrow="block" joinstyle="miter"/>
              </v:shape>
            </w:pict>
          </mc:Fallback>
        </mc:AlternateContent>
      </w:r>
    </w:p>
    <w:p w14:paraId="24FA7498" w14:textId="2AFEA5E1" w:rsidR="000564BD" w:rsidRPr="004D121C" w:rsidRDefault="00BE2B05"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706368" behindDoc="0" locked="0" layoutInCell="1" allowOverlap="1" wp14:anchorId="7604D414" wp14:editId="4CC521D7">
                <wp:simplePos x="0" y="0"/>
                <wp:positionH relativeFrom="margin">
                  <wp:posOffset>4879291</wp:posOffset>
                </wp:positionH>
                <wp:positionV relativeFrom="paragraph">
                  <wp:posOffset>24765</wp:posOffset>
                </wp:positionV>
                <wp:extent cx="1406525" cy="1359535"/>
                <wp:effectExtent l="19050" t="19050" r="22225" b="31115"/>
                <wp:wrapNone/>
                <wp:docPr id="31" name="Flowchart: Decision 31"/>
                <wp:cNvGraphicFramePr/>
                <a:graphic xmlns:a="http://schemas.openxmlformats.org/drawingml/2006/main">
                  <a:graphicData uri="http://schemas.microsoft.com/office/word/2010/wordprocessingShape">
                    <wps:wsp>
                      <wps:cNvSpPr/>
                      <wps:spPr>
                        <a:xfrm>
                          <a:off x="0" y="0"/>
                          <a:ext cx="1406525" cy="135953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7A642E2F" w14:textId="5171F276" w:rsidR="001A4BA3" w:rsidRDefault="001A4BA3" w:rsidP="001A4BA3">
                            <w:pPr>
                              <w:jc w:val="center"/>
                            </w:pPr>
                            <w:r>
                              <w:t>MASKED OR NO MASKED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4D414" id="_x0000_t110" coordsize="21600,21600" o:spt="110" path="m10800,l,10800,10800,21600,21600,10800xe">
                <v:stroke joinstyle="miter"/>
                <v:path gradientshapeok="t" o:connecttype="rect" textboxrect="5400,5400,16200,16200"/>
              </v:shapetype>
              <v:shape id="Flowchart: Decision 31" o:spid="_x0000_s1041" type="#_x0000_t110" style="position:absolute;margin-left:384.2pt;margin-top:1.95pt;width:110.75pt;height:107.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" fillcolor="white [3201]" strokecolor="#70ad47 [3209]" strokeweight="1pt">
                <v:textbox>
                  <w:txbxContent>
                    <w:p w14:paraId="7A642E2F" w14:textId="5171F276" w:rsidR="001A4BA3" w:rsidRDefault="001A4BA3" w:rsidP="001A4BA3">
                      <w:pPr>
                        <w:jc w:val="center"/>
                      </w:pPr>
                      <w:r>
                        <w:t>MASKED OR NO MASKED</w:t>
                      </w:r>
                    </w:p>
                  </w:txbxContent>
                </v:textbox>
                <w10:wrap anchorx="margin"/>
              </v:shape>
            </w:pict>
          </mc:Fallback>
        </mc:AlternateContent>
      </w:r>
      <w:r w:rsidRPr="004D121C">
        <w:rPr>
          <w:rFonts w:ascii="Times New Roman" w:hAnsi="Times New Roman" w:cs="Times New Roman"/>
          <w:noProof/>
          <w:color w:val="737373"/>
          <w:sz w:val="18"/>
          <w:szCs w:val="18"/>
        </w:rPr>
        <mc:AlternateContent>
          <mc:Choice Requires="wps">
            <w:drawing>
              <wp:anchor distT="0" distB="0" distL="114300" distR="114300" simplePos="0" relativeHeight="251705344" behindDoc="0" locked="0" layoutInCell="1" allowOverlap="1" wp14:anchorId="712BF9C1" wp14:editId="41B00474">
                <wp:simplePos x="0" y="0"/>
                <wp:positionH relativeFrom="column">
                  <wp:posOffset>-330151</wp:posOffset>
                </wp:positionH>
                <wp:positionV relativeFrom="paragraph">
                  <wp:posOffset>245403</wp:posOffset>
                </wp:positionV>
                <wp:extent cx="1594094" cy="478301"/>
                <wp:effectExtent l="19050" t="0" r="44450" b="17145"/>
                <wp:wrapNone/>
                <wp:docPr id="29" name="Flowchart: Data 29"/>
                <wp:cNvGraphicFramePr/>
                <a:graphic xmlns:a="http://schemas.openxmlformats.org/drawingml/2006/main">
                  <a:graphicData uri="http://schemas.microsoft.com/office/word/2010/wordprocessingShape">
                    <wps:wsp>
                      <wps:cNvSpPr/>
                      <wps:spPr>
                        <a:xfrm>
                          <a:off x="0" y="0"/>
                          <a:ext cx="1594094" cy="478301"/>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31328B7" w14:textId="3D0F6F22" w:rsidR="001A4BA3" w:rsidRDefault="001A4BA3" w:rsidP="001A4BA3">
                            <w:pPr>
                              <w:jc w:val="center"/>
                            </w:pPr>
                            <w:r>
                              <w:t>EXTRACT EACH 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BF9C1" id="Flowchart: Data 29" o:spid="_x0000_s1042" type="#_x0000_t111" style="position:absolute;margin-left:-26pt;margin-top:19.3pt;width:125.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" fillcolor="white [3201]" strokecolor="black [3200]" strokeweight="1pt">
                <v:textbox>
                  <w:txbxContent>
                    <w:p w14:paraId="431328B7" w14:textId="3D0F6F22" w:rsidR="001A4BA3" w:rsidRDefault="001A4BA3" w:rsidP="001A4BA3">
                      <w:pPr>
                        <w:jc w:val="center"/>
                      </w:pPr>
                      <w:r>
                        <w:t>EXTRACT EACH FACE</w:t>
                      </w:r>
                    </w:p>
                  </w:txbxContent>
                </v:textbox>
              </v:shape>
            </w:pict>
          </mc:Fallback>
        </mc:AlternateContent>
      </w:r>
    </w:p>
    <w:p w14:paraId="376D0477" w14:textId="019E2503" w:rsidR="000564BD" w:rsidRPr="004D121C" w:rsidRDefault="000564BD" w:rsidP="002A4446">
      <w:pPr>
        <w:rPr>
          <w:rFonts w:ascii="Times New Roman" w:hAnsi="Times New Roman" w:cs="Times New Roman"/>
          <w:color w:val="737373"/>
          <w:sz w:val="18"/>
          <w:szCs w:val="18"/>
          <w:shd w:val="clear" w:color="auto" w:fill="FFFFFF"/>
        </w:rPr>
      </w:pPr>
    </w:p>
    <w:p w14:paraId="004814E1" w14:textId="7865BE97" w:rsidR="000564BD" w:rsidRPr="004D121C" w:rsidRDefault="000564BD" w:rsidP="002A4446">
      <w:pPr>
        <w:rPr>
          <w:rFonts w:ascii="Times New Roman" w:hAnsi="Times New Roman" w:cs="Times New Roman"/>
          <w:color w:val="737373"/>
          <w:sz w:val="18"/>
          <w:szCs w:val="18"/>
          <w:shd w:val="clear" w:color="auto" w:fill="FFFFFF"/>
        </w:rPr>
      </w:pPr>
    </w:p>
    <w:p w14:paraId="389D34C3" w14:textId="584D55CF" w:rsidR="000564BD" w:rsidRPr="004D121C" w:rsidRDefault="000564BD" w:rsidP="002A4446">
      <w:pPr>
        <w:rPr>
          <w:rFonts w:ascii="Times New Roman" w:hAnsi="Times New Roman" w:cs="Times New Roman"/>
          <w:color w:val="737373"/>
          <w:sz w:val="18"/>
          <w:szCs w:val="18"/>
          <w:shd w:val="clear" w:color="auto" w:fill="FFFFFF"/>
        </w:rPr>
      </w:pPr>
    </w:p>
    <w:p w14:paraId="037DAA76" w14:textId="1BCDA235" w:rsidR="000564BD" w:rsidRPr="004D121C" w:rsidRDefault="000564BD" w:rsidP="002A4446">
      <w:pPr>
        <w:rPr>
          <w:rFonts w:ascii="Times New Roman" w:hAnsi="Times New Roman" w:cs="Times New Roman"/>
          <w:color w:val="737373"/>
          <w:sz w:val="18"/>
          <w:szCs w:val="18"/>
          <w:shd w:val="clear" w:color="auto" w:fill="FFFFFF"/>
        </w:rPr>
      </w:pPr>
    </w:p>
    <w:p w14:paraId="510D35F2" w14:textId="06747C13" w:rsidR="000564BD" w:rsidRPr="004D121C" w:rsidRDefault="008A749D" w:rsidP="002A4446">
      <w:pPr>
        <w:rPr>
          <w:rFonts w:ascii="Times New Roman" w:hAnsi="Times New Roman" w:cs="Times New Roman"/>
          <w:color w:val="737373"/>
          <w:sz w:val="18"/>
          <w:szCs w:val="18"/>
          <w:shd w:val="clear" w:color="auto" w:fill="FFFFFF"/>
        </w:rPr>
      </w:pPr>
      <w:r w:rsidRPr="004D121C">
        <w:rPr>
          <w:rFonts w:ascii="Times New Roman" w:hAnsi="Times New Roman" w:cs="Times New Roman"/>
          <w:noProof/>
          <w:color w:val="737373"/>
          <w:sz w:val="18"/>
          <w:szCs w:val="18"/>
        </w:rPr>
        <mc:AlternateContent>
          <mc:Choice Requires="wps">
            <w:drawing>
              <wp:anchor distT="0" distB="0" distL="114300" distR="114300" simplePos="0" relativeHeight="251714560" behindDoc="0" locked="0" layoutInCell="1" allowOverlap="1" wp14:anchorId="3DC89DEC" wp14:editId="18A7BDB2">
                <wp:simplePos x="0" y="0"/>
                <wp:positionH relativeFrom="column">
                  <wp:posOffset>5577840</wp:posOffset>
                </wp:positionH>
                <wp:positionV relativeFrom="paragraph">
                  <wp:posOffset>154305</wp:posOffset>
                </wp:positionV>
                <wp:extent cx="7034" cy="485335"/>
                <wp:effectExtent l="76200" t="0" r="69215" b="48260"/>
                <wp:wrapNone/>
                <wp:docPr id="39" name="Straight Arrow Connector 39"/>
                <wp:cNvGraphicFramePr/>
                <a:graphic xmlns:a="http://schemas.openxmlformats.org/drawingml/2006/main">
                  <a:graphicData uri="http://schemas.microsoft.com/office/word/2010/wordprocessingShape">
                    <wps:wsp>
                      <wps:cNvCnPr/>
                      <wps:spPr>
                        <a:xfrm flipH="1">
                          <a:off x="0" y="0"/>
                          <a:ext cx="7034" cy="485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77A1C" id="Straight Arrow Connector 39" o:spid="_x0000_s1026" type="#_x0000_t32" style="position:absolute;margin-left:439.2pt;margin-top:12.15pt;width:.55pt;height:38.2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" strokecolor="#4472c4 [3204]" strokeweight=".5pt">
                <v:stroke endarrow="block" joinstyle="miter"/>
              </v:shape>
            </w:pict>
          </mc:Fallback>
        </mc:AlternateContent>
      </w:r>
    </w:p>
    <w:p w14:paraId="355151ED" w14:textId="223CFA89" w:rsidR="000564BD" w:rsidRPr="004D121C" w:rsidRDefault="000564BD" w:rsidP="002A4446">
      <w:pPr>
        <w:rPr>
          <w:rFonts w:ascii="Times New Roman" w:hAnsi="Times New Roman" w:cs="Times New Roman"/>
          <w:color w:val="737373"/>
          <w:sz w:val="18"/>
          <w:szCs w:val="18"/>
          <w:shd w:val="clear" w:color="auto" w:fill="FFFFFF"/>
        </w:rPr>
      </w:pPr>
    </w:p>
    <w:p w14:paraId="7EFF78CE" w14:textId="475A480A" w:rsidR="000564BD" w:rsidRPr="004D121C" w:rsidRDefault="00BE2B05" w:rsidP="002A4446">
      <w:pPr>
        <w:rPr>
          <w:rFonts w:ascii="Times New Roman" w:hAnsi="Times New Roman" w:cs="Times New Roman"/>
          <w:b/>
          <w:bCs/>
          <w:color w:val="737373"/>
          <w:sz w:val="28"/>
          <w:szCs w:val="28"/>
          <w:shd w:val="clear" w:color="auto" w:fill="FFFFFF"/>
        </w:rPr>
      </w:pPr>
      <w:r w:rsidRPr="004D121C">
        <w:rPr>
          <w:rFonts w:ascii="Times New Roman" w:hAnsi="Times New Roman" w:cs="Times New Roman"/>
          <w:b/>
          <w:bCs/>
          <w:noProof/>
          <w:sz w:val="28"/>
          <w:szCs w:val="28"/>
        </w:rPr>
        <mc:AlternateContent>
          <mc:Choice Requires="wps">
            <w:drawing>
              <wp:anchor distT="0" distB="0" distL="114300" distR="114300" simplePos="0" relativeHeight="251691008" behindDoc="0" locked="0" layoutInCell="1" allowOverlap="1" wp14:anchorId="29AF6AB2" wp14:editId="76250A30">
                <wp:simplePos x="0" y="0"/>
                <wp:positionH relativeFrom="column">
                  <wp:posOffset>5077851</wp:posOffset>
                </wp:positionH>
                <wp:positionV relativeFrom="paragraph">
                  <wp:posOffset>116352</wp:posOffset>
                </wp:positionV>
                <wp:extent cx="1033389" cy="400929"/>
                <wp:effectExtent l="0" t="0" r="14605" b="18415"/>
                <wp:wrapNone/>
                <wp:docPr id="18" name="Oval 18"/>
                <wp:cNvGraphicFramePr/>
                <a:graphic xmlns:a="http://schemas.openxmlformats.org/drawingml/2006/main">
                  <a:graphicData uri="http://schemas.microsoft.com/office/word/2010/wordprocessingShape">
                    <wps:wsp>
                      <wps:cNvSpPr/>
                      <wps:spPr>
                        <a:xfrm>
                          <a:off x="0" y="0"/>
                          <a:ext cx="1033389" cy="40092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E12046" w14:textId="203ECB1A" w:rsidR="001A4BA3" w:rsidRPr="00D91278" w:rsidRDefault="00D91278" w:rsidP="001A4BA3">
                            <w:pPr>
                              <w:jc w:val="center"/>
                              <w:rPr>
                                <w:lang w:val="en-US"/>
                              </w:rPr>
                            </w:pPr>
                            <w:r>
                              <w:rPr>
                                <w:lang w:val="en-US"/>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F6AB2" id="Oval 18" o:spid="_x0000_s1043" style="position:absolute;margin-left:399.85pt;margin-top:9.15pt;width:81.35pt;height:3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" fillcolor="white [3201]" strokecolor="#70ad47 [3209]" strokeweight="1pt">
                <v:stroke joinstyle="miter"/>
                <v:textbox>
                  <w:txbxContent>
                    <w:p w14:paraId="07E12046" w14:textId="203ECB1A" w:rsidR="001A4BA3" w:rsidRPr="00D91278" w:rsidRDefault="00D91278" w:rsidP="001A4BA3">
                      <w:pPr>
                        <w:jc w:val="center"/>
                        <w:rPr>
                          <w:lang w:val="en-US"/>
                        </w:rPr>
                      </w:pPr>
                      <w:r>
                        <w:rPr>
                          <w:lang w:val="en-US"/>
                        </w:rPr>
                        <w:t>FINISH</w:t>
                      </w:r>
                    </w:p>
                  </w:txbxContent>
                </v:textbox>
              </v:oval>
            </w:pict>
          </mc:Fallback>
        </mc:AlternateContent>
      </w:r>
      <w:r w:rsidR="00A33971" w:rsidRPr="004D121C">
        <w:rPr>
          <w:rFonts w:ascii="Times New Roman" w:hAnsi="Times New Roman" w:cs="Times New Roman"/>
          <w:b/>
          <w:bCs/>
          <w:sz w:val="28"/>
          <w:szCs w:val="28"/>
          <w:shd w:val="clear" w:color="auto" w:fill="FFFFFF"/>
        </w:rPr>
        <w:t>FLOW CHART OF THE PROJECT</w:t>
      </w:r>
    </w:p>
    <w:p w14:paraId="589B9D10" w14:textId="31065BD0" w:rsidR="000564BD" w:rsidRPr="004D121C" w:rsidRDefault="000564BD" w:rsidP="002A4446">
      <w:pPr>
        <w:rPr>
          <w:rFonts w:ascii="Times New Roman" w:hAnsi="Times New Roman" w:cs="Times New Roman"/>
          <w:color w:val="737373"/>
          <w:sz w:val="18"/>
          <w:szCs w:val="18"/>
          <w:shd w:val="clear" w:color="auto" w:fill="FFFFFF"/>
        </w:rPr>
      </w:pPr>
    </w:p>
    <w:p w14:paraId="5BFD020B" w14:textId="144444C7" w:rsidR="00A626A2" w:rsidRPr="004D121C" w:rsidRDefault="00A626A2" w:rsidP="002A4446">
      <w:pPr>
        <w:rPr>
          <w:rFonts w:ascii="Times New Roman" w:hAnsi="Times New Roman" w:cs="Times New Roman"/>
          <w:color w:val="737373"/>
          <w:sz w:val="18"/>
          <w:szCs w:val="18"/>
          <w:shd w:val="clear" w:color="auto" w:fill="FFFFFF"/>
        </w:rPr>
      </w:pPr>
    </w:p>
    <w:p w14:paraId="1A0F4589" w14:textId="695A44E6" w:rsidR="00A626A2" w:rsidRPr="004D121C" w:rsidRDefault="00A626A2" w:rsidP="002A4446">
      <w:pPr>
        <w:rPr>
          <w:rFonts w:ascii="Times New Roman" w:hAnsi="Times New Roman" w:cs="Times New Roman"/>
          <w:color w:val="737373"/>
          <w:sz w:val="18"/>
          <w:szCs w:val="18"/>
          <w:shd w:val="clear" w:color="auto" w:fill="FFFFFF"/>
        </w:rPr>
      </w:pPr>
    </w:p>
    <w:p w14:paraId="471220BE" w14:textId="77777777" w:rsidR="00AC6706" w:rsidRPr="004D121C" w:rsidRDefault="00AC6706" w:rsidP="002A4446">
      <w:pPr>
        <w:rPr>
          <w:rFonts w:ascii="Times New Roman" w:hAnsi="Times New Roman" w:cs="Times New Roman"/>
          <w:color w:val="737373"/>
          <w:sz w:val="18"/>
          <w:szCs w:val="18"/>
          <w:shd w:val="clear" w:color="auto" w:fill="FFFFFF"/>
        </w:rPr>
      </w:pPr>
    </w:p>
    <w:p w14:paraId="4E657AB5" w14:textId="6B7D4C11" w:rsidR="000564BD" w:rsidRPr="004D121C" w:rsidRDefault="001F31B3" w:rsidP="004F71B3">
      <w:pPr>
        <w:rPr>
          <w:rFonts w:ascii="Times New Roman" w:hAnsi="Times New Roman" w:cs="Times New Roman"/>
          <w:b/>
          <w:bCs/>
          <w:sz w:val="28"/>
          <w:szCs w:val="28"/>
        </w:rPr>
      </w:pPr>
      <w:r w:rsidRPr="004D121C">
        <w:rPr>
          <w:rFonts w:ascii="Times New Roman" w:hAnsi="Times New Roman" w:cs="Times New Roman"/>
          <w:b/>
          <w:bCs/>
          <w:sz w:val="28"/>
          <w:szCs w:val="28"/>
        </w:rPr>
        <w:t>3.1 DESIGN ANALYSIS</w:t>
      </w:r>
    </w:p>
    <w:p w14:paraId="40DC1FFD" w14:textId="5CFE238F" w:rsidR="001F31B3" w:rsidRPr="004D121C" w:rsidRDefault="001F31B3" w:rsidP="004F71B3">
      <w:pPr>
        <w:rPr>
          <w:rFonts w:ascii="Times New Roman" w:hAnsi="Times New Roman" w:cs="Times New Roman"/>
          <w:sz w:val="24"/>
          <w:szCs w:val="24"/>
        </w:rPr>
      </w:pPr>
      <w:r w:rsidRPr="004D121C">
        <w:rPr>
          <w:rFonts w:ascii="Times New Roman" w:hAnsi="Times New Roman" w:cs="Times New Roman"/>
          <w:sz w:val="24"/>
          <w:szCs w:val="24"/>
        </w:rPr>
        <w:t xml:space="preserve">To achieve the objectives of design, development and construction of nose mask detecting system, the process </w:t>
      </w:r>
      <w:r w:rsidR="00A50A8E" w:rsidRPr="004D121C">
        <w:rPr>
          <w:rFonts w:ascii="Times New Roman" w:hAnsi="Times New Roman" w:cs="Times New Roman"/>
          <w:sz w:val="24"/>
          <w:szCs w:val="24"/>
        </w:rPr>
        <w:t>was</w:t>
      </w:r>
      <w:r w:rsidRPr="004D121C">
        <w:rPr>
          <w:rFonts w:ascii="Times New Roman" w:hAnsi="Times New Roman" w:cs="Times New Roman"/>
          <w:sz w:val="24"/>
          <w:szCs w:val="24"/>
        </w:rPr>
        <w:t xml:space="preserve"> divided into two stage. First stage </w:t>
      </w:r>
      <w:r w:rsidR="00A50A8E" w:rsidRPr="004D121C">
        <w:rPr>
          <w:rFonts w:ascii="Times New Roman" w:hAnsi="Times New Roman" w:cs="Times New Roman"/>
          <w:sz w:val="24"/>
          <w:szCs w:val="24"/>
        </w:rPr>
        <w:t>involves</w:t>
      </w:r>
      <w:r w:rsidRPr="004D121C">
        <w:rPr>
          <w:rFonts w:ascii="Times New Roman" w:hAnsi="Times New Roman" w:cs="Times New Roman"/>
          <w:sz w:val="24"/>
          <w:szCs w:val="24"/>
        </w:rPr>
        <w:t xml:space="preserve"> the setting up</w:t>
      </w:r>
      <w:r w:rsidR="00331ADE" w:rsidRPr="004D121C">
        <w:rPr>
          <w:rFonts w:ascii="Times New Roman" w:hAnsi="Times New Roman" w:cs="Times New Roman"/>
          <w:sz w:val="24"/>
          <w:szCs w:val="24"/>
        </w:rPr>
        <w:t xml:space="preserve"> </w:t>
      </w:r>
      <w:r w:rsidR="00A626A2" w:rsidRPr="004D121C">
        <w:rPr>
          <w:rFonts w:ascii="Times New Roman" w:hAnsi="Times New Roman" w:cs="Times New Roman"/>
          <w:sz w:val="24"/>
          <w:szCs w:val="24"/>
        </w:rPr>
        <w:t xml:space="preserve">of </w:t>
      </w:r>
      <w:r w:rsidR="00331ADE" w:rsidRPr="004D121C">
        <w:rPr>
          <w:rFonts w:ascii="Times New Roman" w:hAnsi="Times New Roman" w:cs="Times New Roman"/>
          <w:sz w:val="24"/>
          <w:szCs w:val="24"/>
        </w:rPr>
        <w:t xml:space="preserve">hardware component which include the connection </w:t>
      </w:r>
      <w:r w:rsidR="00A50A8E" w:rsidRPr="004D121C">
        <w:rPr>
          <w:rFonts w:ascii="Times New Roman" w:hAnsi="Times New Roman" w:cs="Times New Roman"/>
          <w:sz w:val="24"/>
          <w:szCs w:val="24"/>
        </w:rPr>
        <w:t>of raspberry</w:t>
      </w:r>
      <w:r w:rsidRPr="004D121C">
        <w:rPr>
          <w:rFonts w:ascii="Times New Roman" w:hAnsi="Times New Roman" w:cs="Times New Roman"/>
          <w:sz w:val="24"/>
          <w:szCs w:val="24"/>
        </w:rPr>
        <w:t xml:space="preserve"> pi microcontroller with other hardware components such camera and the display.</w:t>
      </w:r>
      <w:r w:rsidR="00331ADE" w:rsidRPr="004D121C">
        <w:rPr>
          <w:rFonts w:ascii="Times New Roman" w:hAnsi="Times New Roman" w:cs="Times New Roman"/>
          <w:sz w:val="24"/>
          <w:szCs w:val="24"/>
        </w:rPr>
        <w:t xml:space="preserve"> Second stage involve the development of the software part</w:t>
      </w:r>
      <w:r w:rsidR="00A626A2" w:rsidRPr="004D121C">
        <w:rPr>
          <w:rFonts w:ascii="Times New Roman" w:hAnsi="Times New Roman" w:cs="Times New Roman"/>
          <w:sz w:val="24"/>
          <w:szCs w:val="24"/>
        </w:rPr>
        <w:t xml:space="preserve"> with</w:t>
      </w:r>
      <w:r w:rsidR="00331ADE" w:rsidRPr="004D121C">
        <w:rPr>
          <w:rFonts w:ascii="Times New Roman" w:hAnsi="Times New Roman" w:cs="Times New Roman"/>
          <w:sz w:val="24"/>
          <w:szCs w:val="24"/>
        </w:rPr>
        <w:t xml:space="preserve"> the uses of python and its associated libraries.</w:t>
      </w:r>
    </w:p>
    <w:p w14:paraId="1D994A63" w14:textId="77777777" w:rsidR="00A626A2" w:rsidRPr="004D121C" w:rsidRDefault="00A626A2" w:rsidP="004F71B3">
      <w:pPr>
        <w:rPr>
          <w:rFonts w:ascii="Times New Roman" w:hAnsi="Times New Roman" w:cs="Times New Roman"/>
          <w:sz w:val="28"/>
          <w:szCs w:val="28"/>
        </w:rPr>
      </w:pPr>
    </w:p>
    <w:p w14:paraId="3F8A9159" w14:textId="15EF9D3B" w:rsidR="00331ADE" w:rsidRPr="004D121C" w:rsidRDefault="00331ADE" w:rsidP="004F71B3">
      <w:pPr>
        <w:rPr>
          <w:rFonts w:ascii="Times New Roman" w:hAnsi="Times New Roman" w:cs="Times New Roman"/>
          <w:b/>
          <w:bCs/>
          <w:sz w:val="28"/>
          <w:szCs w:val="28"/>
        </w:rPr>
      </w:pPr>
      <w:r w:rsidRPr="004D121C">
        <w:rPr>
          <w:rFonts w:ascii="Times New Roman" w:hAnsi="Times New Roman" w:cs="Times New Roman"/>
          <w:b/>
          <w:bCs/>
          <w:sz w:val="28"/>
          <w:szCs w:val="28"/>
        </w:rPr>
        <w:t>3.1.1 RASPBERRY PI MICROCONTROLLER</w:t>
      </w:r>
    </w:p>
    <w:p w14:paraId="246FA0F3" w14:textId="69103D8B" w:rsidR="00331ADE" w:rsidRPr="004D121C" w:rsidRDefault="00331ADE" w:rsidP="004F71B3">
      <w:pPr>
        <w:rPr>
          <w:rFonts w:ascii="Times New Roman" w:hAnsi="Times New Roman" w:cs="Times New Roman"/>
          <w:sz w:val="24"/>
          <w:szCs w:val="24"/>
        </w:rPr>
      </w:pPr>
      <w:r w:rsidRPr="004D121C">
        <w:rPr>
          <w:rFonts w:ascii="Times New Roman" w:hAnsi="Times New Roman" w:cs="Times New Roman"/>
          <w:sz w:val="24"/>
          <w:szCs w:val="24"/>
        </w:rPr>
        <w:t xml:space="preserve">This is the </w:t>
      </w:r>
      <w:r w:rsidR="00C46FEC" w:rsidRPr="004D121C">
        <w:rPr>
          <w:rFonts w:ascii="Times New Roman" w:hAnsi="Times New Roman" w:cs="Times New Roman"/>
          <w:sz w:val="24"/>
          <w:szCs w:val="24"/>
        </w:rPr>
        <w:t>brain of the project. It is a computer on a small board on which the necessary software required are installed. It also has memory on which the trained that are stored. It controls and coordinate all other component such as camera and the display device.</w:t>
      </w:r>
      <w:r w:rsidR="00E3582F" w:rsidRPr="004D121C">
        <w:rPr>
          <w:rFonts w:ascii="Times New Roman" w:hAnsi="Times New Roman" w:cs="Times New Roman"/>
          <w:sz w:val="24"/>
          <w:szCs w:val="24"/>
        </w:rPr>
        <w:t xml:space="preserve"> The type used in the project is raspberry pi 4B with 8gigabyte of RAM</w:t>
      </w:r>
    </w:p>
    <w:p w14:paraId="135E5450" w14:textId="24D546F9" w:rsidR="00E3582F" w:rsidRPr="004D121C" w:rsidRDefault="00E3582F" w:rsidP="002A4446">
      <w:pPr>
        <w:rPr>
          <w:rFonts w:ascii="Times New Roman" w:hAnsi="Times New Roman" w:cs="Times New Roman"/>
          <w:b/>
          <w:bCs/>
          <w:color w:val="737373"/>
          <w:sz w:val="36"/>
          <w:szCs w:val="36"/>
          <w:shd w:val="clear" w:color="auto" w:fill="FFFFFF"/>
        </w:rPr>
      </w:pPr>
    </w:p>
    <w:p w14:paraId="251083FE" w14:textId="0DE8D577" w:rsidR="00E3582F" w:rsidRPr="004D121C" w:rsidRDefault="00E3582F" w:rsidP="00E3582F">
      <w:pPr>
        <w:jc w:val="center"/>
        <w:rPr>
          <w:rFonts w:ascii="Times New Roman" w:hAnsi="Times New Roman" w:cs="Times New Roman"/>
          <w:b/>
          <w:bCs/>
          <w:color w:val="737373"/>
          <w:sz w:val="36"/>
          <w:szCs w:val="36"/>
          <w:shd w:val="clear" w:color="auto" w:fill="FFFFFF"/>
        </w:rPr>
      </w:pPr>
      <w:r w:rsidRPr="004D121C">
        <w:rPr>
          <w:rFonts w:ascii="Times New Roman" w:hAnsi="Times New Roman" w:cs="Times New Roman"/>
          <w:b/>
          <w:bCs/>
          <w:noProof/>
          <w:color w:val="737373"/>
          <w:sz w:val="36"/>
          <w:szCs w:val="36"/>
          <w:shd w:val="clear" w:color="auto" w:fill="FFFFFF"/>
        </w:rPr>
        <w:drawing>
          <wp:inline distT="0" distB="0" distL="0" distR="0" wp14:anchorId="5FB4117A" wp14:editId="52E70889">
            <wp:extent cx="2313940" cy="1969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3940" cy="1969770"/>
                    </a:xfrm>
                    <a:prstGeom prst="rect">
                      <a:avLst/>
                    </a:prstGeom>
                    <a:noFill/>
                    <a:ln>
                      <a:noFill/>
                    </a:ln>
                  </pic:spPr>
                </pic:pic>
              </a:graphicData>
            </a:graphic>
          </wp:inline>
        </w:drawing>
      </w:r>
    </w:p>
    <w:p w14:paraId="3851E3B6" w14:textId="1CC77449" w:rsidR="00E3582F" w:rsidRPr="004D121C" w:rsidRDefault="00E3582F" w:rsidP="004F71B3">
      <w:pPr>
        <w:jc w:val="center"/>
        <w:rPr>
          <w:rFonts w:ascii="Times New Roman" w:hAnsi="Times New Roman" w:cs="Times New Roman"/>
          <w:b/>
          <w:bCs/>
          <w:sz w:val="28"/>
          <w:szCs w:val="28"/>
        </w:rPr>
      </w:pPr>
      <w:r w:rsidRPr="004D121C">
        <w:rPr>
          <w:rFonts w:ascii="Times New Roman" w:hAnsi="Times New Roman" w:cs="Times New Roman"/>
          <w:b/>
          <w:bCs/>
          <w:sz w:val="28"/>
          <w:szCs w:val="28"/>
        </w:rPr>
        <w:t>BLOCK DIAGRAM OF RASPBERRY PI</w:t>
      </w:r>
    </w:p>
    <w:p w14:paraId="2AC4D077" w14:textId="77777777" w:rsidR="00A626A2" w:rsidRPr="004D121C" w:rsidRDefault="00A626A2" w:rsidP="004F71B3">
      <w:pPr>
        <w:jc w:val="center"/>
        <w:rPr>
          <w:rFonts w:ascii="Times New Roman" w:hAnsi="Times New Roman" w:cs="Times New Roman"/>
          <w:b/>
          <w:bCs/>
          <w:sz w:val="28"/>
          <w:szCs w:val="28"/>
        </w:rPr>
      </w:pPr>
    </w:p>
    <w:p w14:paraId="1FEDFBCE" w14:textId="388EAF1E" w:rsidR="00E3582F" w:rsidRPr="004D121C" w:rsidRDefault="00E3582F" w:rsidP="004F71B3">
      <w:pPr>
        <w:rPr>
          <w:rFonts w:ascii="Times New Roman" w:hAnsi="Times New Roman" w:cs="Times New Roman"/>
          <w:b/>
          <w:bCs/>
          <w:sz w:val="28"/>
          <w:szCs w:val="28"/>
        </w:rPr>
      </w:pPr>
      <w:r w:rsidRPr="004D121C">
        <w:rPr>
          <w:rFonts w:ascii="Times New Roman" w:hAnsi="Times New Roman" w:cs="Times New Roman"/>
          <w:b/>
          <w:bCs/>
          <w:sz w:val="28"/>
          <w:szCs w:val="28"/>
        </w:rPr>
        <w:t>3.1.2 CAMERA</w:t>
      </w:r>
    </w:p>
    <w:p w14:paraId="54E0E165" w14:textId="3BC4968F" w:rsidR="00E3582F" w:rsidRPr="004D121C" w:rsidRDefault="00E3582F" w:rsidP="004F71B3">
      <w:pPr>
        <w:rPr>
          <w:rFonts w:ascii="Times New Roman" w:hAnsi="Times New Roman" w:cs="Times New Roman"/>
          <w:sz w:val="24"/>
          <w:szCs w:val="24"/>
        </w:rPr>
      </w:pPr>
      <w:r w:rsidRPr="004D121C">
        <w:rPr>
          <w:rFonts w:ascii="Times New Roman" w:hAnsi="Times New Roman" w:cs="Times New Roman"/>
          <w:sz w:val="24"/>
          <w:szCs w:val="24"/>
        </w:rPr>
        <w:t>This is the device for taking the sample of pictures.</w:t>
      </w:r>
    </w:p>
    <w:p w14:paraId="7FD0CEB3" w14:textId="561800DF" w:rsidR="00E3582F" w:rsidRPr="004D121C" w:rsidRDefault="00E3582F" w:rsidP="004F71B3">
      <w:pPr>
        <w:rPr>
          <w:rFonts w:ascii="Times New Roman" w:hAnsi="Times New Roman" w:cs="Times New Roman"/>
          <w:sz w:val="24"/>
          <w:szCs w:val="24"/>
        </w:rPr>
      </w:pPr>
      <w:r w:rsidRPr="004D121C">
        <w:rPr>
          <w:rFonts w:ascii="Times New Roman" w:hAnsi="Times New Roman" w:cs="Times New Roman"/>
          <w:sz w:val="24"/>
          <w:szCs w:val="24"/>
        </w:rPr>
        <w:t>It is an input device for the raspberry pi, the type used here is digital camera because it provides direct manipulation of the images.</w:t>
      </w:r>
    </w:p>
    <w:p w14:paraId="71E656AE" w14:textId="31815D4A" w:rsidR="00A50A8E" w:rsidRPr="004D121C" w:rsidRDefault="00A626A2" w:rsidP="00E3582F">
      <w:pPr>
        <w:rPr>
          <w:rFonts w:ascii="Times New Roman" w:hAnsi="Times New Roman" w:cs="Times New Roman"/>
          <w:b/>
          <w:bCs/>
          <w:color w:val="737373"/>
          <w:sz w:val="36"/>
          <w:szCs w:val="36"/>
          <w:shd w:val="clear" w:color="auto" w:fill="FFFFFF"/>
        </w:rPr>
      </w:pPr>
      <w:r w:rsidRPr="004D121C">
        <w:rPr>
          <w:rFonts w:ascii="Times New Roman" w:hAnsi="Times New Roman" w:cs="Times New Roman"/>
          <w:noProof/>
          <w:color w:val="737373"/>
          <w:sz w:val="18"/>
          <w:szCs w:val="18"/>
          <w:shd w:val="clear" w:color="auto" w:fill="FFFFFF"/>
        </w:rPr>
        <w:lastRenderedPageBreak/>
        <w:drawing>
          <wp:inline distT="0" distB="0" distL="0" distR="0" wp14:anchorId="4AE4B05B" wp14:editId="0DC80B7F">
            <wp:extent cx="5387926" cy="1308100"/>
            <wp:effectExtent l="0" t="0" r="381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8">
                      <a:extLst>
                        <a:ext uri="{28A0092B-C50C-407E-A947-70E740481C1C}">
                          <a14:useLocalDpi xmlns:a14="http://schemas.microsoft.com/office/drawing/2010/main" val="0"/>
                        </a:ext>
                      </a:extLst>
                    </a:blip>
                    <a:stretch>
                      <a:fillRect/>
                    </a:stretch>
                  </pic:blipFill>
                  <pic:spPr>
                    <a:xfrm>
                      <a:off x="0" y="0"/>
                      <a:ext cx="5399676" cy="1310953"/>
                    </a:xfrm>
                    <a:prstGeom prst="rect">
                      <a:avLst/>
                    </a:prstGeom>
                  </pic:spPr>
                </pic:pic>
              </a:graphicData>
            </a:graphic>
          </wp:inline>
        </w:drawing>
      </w:r>
    </w:p>
    <w:p w14:paraId="7F4F4AF8" w14:textId="4E6DCA92" w:rsidR="00A50A8E" w:rsidRPr="004D121C" w:rsidRDefault="00A50A8E" w:rsidP="00A626A2">
      <w:pPr>
        <w:jc w:val="center"/>
        <w:rPr>
          <w:rFonts w:ascii="Times New Roman" w:hAnsi="Times New Roman" w:cs="Times New Roman"/>
          <w:b/>
          <w:bCs/>
          <w:sz w:val="24"/>
          <w:szCs w:val="24"/>
        </w:rPr>
      </w:pPr>
      <w:r w:rsidRPr="004D121C">
        <w:rPr>
          <w:rFonts w:ascii="Times New Roman" w:hAnsi="Times New Roman" w:cs="Times New Roman"/>
          <w:b/>
          <w:bCs/>
          <w:sz w:val="24"/>
          <w:szCs w:val="24"/>
        </w:rPr>
        <w:t>BLOCK DIAGRAM OF CAMERA</w:t>
      </w:r>
    </w:p>
    <w:p w14:paraId="7ABC2BFD" w14:textId="192DA5E9" w:rsidR="00E3582F" w:rsidRPr="004D121C" w:rsidRDefault="00E3582F" w:rsidP="00E3582F">
      <w:pPr>
        <w:jc w:val="center"/>
        <w:rPr>
          <w:rFonts w:ascii="Times New Roman" w:hAnsi="Times New Roman" w:cs="Times New Roman"/>
          <w:b/>
          <w:bCs/>
          <w:color w:val="737373"/>
          <w:sz w:val="36"/>
          <w:szCs w:val="36"/>
          <w:shd w:val="clear" w:color="auto" w:fill="FFFFFF"/>
        </w:rPr>
      </w:pPr>
    </w:p>
    <w:p w14:paraId="0742A920" w14:textId="77777777" w:rsidR="00A626A2" w:rsidRPr="004D121C" w:rsidRDefault="00A626A2" w:rsidP="00E3582F">
      <w:pPr>
        <w:jc w:val="center"/>
        <w:rPr>
          <w:rFonts w:ascii="Times New Roman" w:hAnsi="Times New Roman" w:cs="Times New Roman"/>
          <w:b/>
          <w:bCs/>
          <w:color w:val="737373"/>
          <w:sz w:val="36"/>
          <w:szCs w:val="36"/>
          <w:shd w:val="clear" w:color="auto" w:fill="FFFFFF"/>
        </w:rPr>
      </w:pPr>
    </w:p>
    <w:p w14:paraId="35372E86" w14:textId="182702DB" w:rsidR="00A50A8E" w:rsidRPr="004D121C" w:rsidRDefault="00A50A8E" w:rsidP="004F71B3">
      <w:pPr>
        <w:rPr>
          <w:rFonts w:ascii="Times New Roman" w:hAnsi="Times New Roman" w:cs="Times New Roman"/>
          <w:b/>
          <w:bCs/>
          <w:sz w:val="28"/>
          <w:szCs w:val="28"/>
        </w:rPr>
      </w:pPr>
      <w:r w:rsidRPr="004D121C">
        <w:rPr>
          <w:rFonts w:ascii="Times New Roman" w:hAnsi="Times New Roman" w:cs="Times New Roman"/>
          <w:b/>
          <w:bCs/>
          <w:sz w:val="28"/>
          <w:szCs w:val="28"/>
        </w:rPr>
        <w:t>3.1.3 DISPLAY</w:t>
      </w:r>
    </w:p>
    <w:p w14:paraId="2BA55524" w14:textId="1B51D04A" w:rsidR="00A50A8E" w:rsidRPr="004D121C" w:rsidRDefault="00A50A8E" w:rsidP="004F71B3">
      <w:pPr>
        <w:rPr>
          <w:rFonts w:ascii="Times New Roman" w:hAnsi="Times New Roman" w:cs="Times New Roman"/>
          <w:sz w:val="24"/>
          <w:szCs w:val="24"/>
        </w:rPr>
      </w:pPr>
      <w:r w:rsidRPr="004D121C">
        <w:rPr>
          <w:rFonts w:ascii="Times New Roman" w:hAnsi="Times New Roman" w:cs="Times New Roman"/>
          <w:sz w:val="24"/>
          <w:szCs w:val="24"/>
        </w:rPr>
        <w:t>This is the output device on which the result will be presented. The type used here is raspberry pi display device which capacitive touchscreen with screen size of 7 inches.</w:t>
      </w:r>
    </w:p>
    <w:p w14:paraId="2CB05796" w14:textId="60F2FF2D" w:rsidR="00A50A8E" w:rsidRPr="004D121C" w:rsidRDefault="00A50A8E" w:rsidP="00A50A8E">
      <w:pPr>
        <w:rPr>
          <w:rFonts w:ascii="Times New Roman" w:hAnsi="Times New Roman" w:cs="Times New Roman"/>
          <w:b/>
          <w:bCs/>
          <w:color w:val="737373"/>
          <w:sz w:val="36"/>
          <w:szCs w:val="36"/>
          <w:shd w:val="clear" w:color="auto" w:fill="FFFFFF"/>
        </w:rPr>
      </w:pPr>
      <w:r w:rsidRPr="004D121C">
        <w:rPr>
          <w:rFonts w:ascii="Times New Roman" w:hAnsi="Times New Roman" w:cs="Times New Roman"/>
          <w:noProof/>
        </w:rPr>
        <w:drawing>
          <wp:inline distT="0" distB="0" distL="0" distR="0" wp14:anchorId="5DC001C3" wp14:editId="5ADCBAB1">
            <wp:extent cx="5240020" cy="2855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2855595"/>
                    </a:xfrm>
                    <a:prstGeom prst="rect">
                      <a:avLst/>
                    </a:prstGeom>
                    <a:noFill/>
                    <a:ln>
                      <a:noFill/>
                    </a:ln>
                  </pic:spPr>
                </pic:pic>
              </a:graphicData>
            </a:graphic>
          </wp:inline>
        </w:drawing>
      </w:r>
    </w:p>
    <w:p w14:paraId="70B89C69" w14:textId="5B81E318" w:rsidR="001F31B3" w:rsidRPr="004D121C" w:rsidRDefault="001F31B3" w:rsidP="002A4446">
      <w:pPr>
        <w:rPr>
          <w:rFonts w:ascii="Times New Roman" w:hAnsi="Times New Roman" w:cs="Times New Roman"/>
          <w:b/>
          <w:bCs/>
          <w:color w:val="737373"/>
          <w:sz w:val="36"/>
          <w:szCs w:val="36"/>
          <w:shd w:val="clear" w:color="auto" w:fill="FFFFFF"/>
        </w:rPr>
      </w:pPr>
    </w:p>
    <w:p w14:paraId="64CE49DD" w14:textId="7E9975C2" w:rsidR="000564BD" w:rsidRPr="004D121C" w:rsidRDefault="00A5029D" w:rsidP="00083C43">
      <w:pPr>
        <w:rPr>
          <w:rFonts w:ascii="Times New Roman" w:hAnsi="Times New Roman" w:cs="Times New Roman"/>
          <w:b/>
          <w:bCs/>
          <w:sz w:val="28"/>
          <w:szCs w:val="28"/>
        </w:rPr>
      </w:pPr>
      <w:r w:rsidRPr="004D121C">
        <w:rPr>
          <w:rFonts w:ascii="Times New Roman" w:hAnsi="Times New Roman" w:cs="Times New Roman"/>
          <w:b/>
          <w:bCs/>
          <w:sz w:val="28"/>
          <w:szCs w:val="28"/>
        </w:rPr>
        <w:t xml:space="preserve"> </w:t>
      </w:r>
    </w:p>
    <w:p w14:paraId="3BBAE963" w14:textId="1D52E644" w:rsidR="000564BD" w:rsidRPr="004D121C" w:rsidRDefault="00A626A2" w:rsidP="00083C43">
      <w:pPr>
        <w:rPr>
          <w:rFonts w:ascii="Times New Roman" w:hAnsi="Times New Roman" w:cs="Times New Roman"/>
          <w:b/>
          <w:bCs/>
          <w:sz w:val="28"/>
          <w:szCs w:val="28"/>
        </w:rPr>
      </w:pPr>
      <w:r w:rsidRPr="004D121C">
        <w:rPr>
          <w:rFonts w:ascii="Times New Roman" w:hAnsi="Times New Roman" w:cs="Times New Roman"/>
          <w:b/>
          <w:bCs/>
          <w:sz w:val="28"/>
          <w:szCs w:val="28"/>
        </w:rPr>
        <w:t xml:space="preserve">3.2 </w:t>
      </w:r>
      <w:r w:rsidR="00632FC4" w:rsidRPr="004D121C">
        <w:rPr>
          <w:rFonts w:ascii="Times New Roman" w:hAnsi="Times New Roman" w:cs="Times New Roman"/>
          <w:b/>
          <w:bCs/>
          <w:sz w:val="28"/>
          <w:szCs w:val="28"/>
        </w:rPr>
        <w:t>SELECTION OF MATERIALS</w:t>
      </w:r>
    </w:p>
    <w:p w14:paraId="1058866A" w14:textId="6DCE2C18" w:rsidR="00632FC4" w:rsidRPr="004D121C" w:rsidRDefault="00632FC4" w:rsidP="00083C43">
      <w:pPr>
        <w:rPr>
          <w:rFonts w:ascii="Times New Roman" w:hAnsi="Times New Roman" w:cs="Times New Roman"/>
          <w:sz w:val="24"/>
          <w:szCs w:val="24"/>
        </w:rPr>
      </w:pPr>
      <w:r w:rsidRPr="004D121C">
        <w:rPr>
          <w:rFonts w:ascii="Times New Roman" w:hAnsi="Times New Roman" w:cs="Times New Roman"/>
          <w:sz w:val="24"/>
          <w:szCs w:val="24"/>
        </w:rPr>
        <w:t>This work considers some factors during selection of material such processing time of the raspberry pi because th</w:t>
      </w:r>
      <w:r w:rsidR="00083C43" w:rsidRPr="004D121C">
        <w:rPr>
          <w:rFonts w:ascii="Times New Roman" w:hAnsi="Times New Roman" w:cs="Times New Roman"/>
          <w:sz w:val="24"/>
          <w:szCs w:val="24"/>
        </w:rPr>
        <w:t>is project must produce its output in a real-time that is its output is a function of time, it must give us result in a finite amount of time that’s why we choose latest version of raspberry pi with high configuration.</w:t>
      </w:r>
    </w:p>
    <w:p w14:paraId="55996C34" w14:textId="47B5C5E0" w:rsidR="00083C43" w:rsidRPr="004D121C" w:rsidRDefault="00083C43" w:rsidP="00083C43">
      <w:pPr>
        <w:rPr>
          <w:rFonts w:ascii="Times New Roman" w:hAnsi="Times New Roman" w:cs="Times New Roman"/>
          <w:sz w:val="24"/>
          <w:szCs w:val="24"/>
        </w:rPr>
      </w:pPr>
      <w:r w:rsidRPr="004D121C">
        <w:rPr>
          <w:rFonts w:ascii="Times New Roman" w:hAnsi="Times New Roman" w:cs="Times New Roman"/>
          <w:sz w:val="24"/>
          <w:szCs w:val="24"/>
        </w:rPr>
        <w:t xml:space="preserve">We also carefully selected the camera used because we need direct manipulation </w:t>
      </w:r>
      <w:r w:rsidR="005713B8" w:rsidRPr="004D121C">
        <w:rPr>
          <w:rFonts w:ascii="Times New Roman" w:hAnsi="Times New Roman" w:cs="Times New Roman"/>
          <w:sz w:val="24"/>
          <w:szCs w:val="24"/>
        </w:rPr>
        <w:t xml:space="preserve">of images </w:t>
      </w:r>
      <w:r w:rsidRPr="004D121C">
        <w:rPr>
          <w:rFonts w:ascii="Times New Roman" w:hAnsi="Times New Roman" w:cs="Times New Roman"/>
          <w:sz w:val="24"/>
          <w:szCs w:val="24"/>
        </w:rPr>
        <w:t xml:space="preserve">taken by the camera </w:t>
      </w:r>
      <w:r w:rsidR="005713B8" w:rsidRPr="004D121C">
        <w:rPr>
          <w:rFonts w:ascii="Times New Roman" w:hAnsi="Times New Roman" w:cs="Times New Roman"/>
          <w:sz w:val="24"/>
          <w:szCs w:val="24"/>
        </w:rPr>
        <w:t>that’s</w:t>
      </w:r>
      <w:r w:rsidRPr="004D121C">
        <w:rPr>
          <w:rFonts w:ascii="Times New Roman" w:hAnsi="Times New Roman" w:cs="Times New Roman"/>
          <w:sz w:val="24"/>
          <w:szCs w:val="24"/>
        </w:rPr>
        <w:t xml:space="preserve"> why we choose digital camera because analogue camera lacks that feature.</w:t>
      </w:r>
    </w:p>
    <w:p w14:paraId="2849D16F" w14:textId="32FDAEED" w:rsidR="00083C43" w:rsidRPr="004D121C" w:rsidRDefault="00083C43" w:rsidP="00083C43">
      <w:pPr>
        <w:rPr>
          <w:rFonts w:ascii="Times New Roman" w:hAnsi="Times New Roman" w:cs="Times New Roman"/>
          <w:sz w:val="24"/>
          <w:szCs w:val="24"/>
        </w:rPr>
      </w:pPr>
      <w:r w:rsidRPr="004D121C">
        <w:rPr>
          <w:rFonts w:ascii="Times New Roman" w:hAnsi="Times New Roman" w:cs="Times New Roman"/>
          <w:sz w:val="24"/>
          <w:szCs w:val="24"/>
        </w:rPr>
        <w:lastRenderedPageBreak/>
        <w:t xml:space="preserve"> also, we put weight of</w:t>
      </w:r>
      <w:r w:rsidR="005713B8" w:rsidRPr="004D121C">
        <w:rPr>
          <w:rFonts w:ascii="Times New Roman" w:hAnsi="Times New Roman" w:cs="Times New Roman"/>
          <w:sz w:val="24"/>
          <w:szCs w:val="24"/>
        </w:rPr>
        <w:t xml:space="preserve"> the</w:t>
      </w:r>
      <w:r w:rsidRPr="004D121C">
        <w:rPr>
          <w:rFonts w:ascii="Times New Roman" w:hAnsi="Times New Roman" w:cs="Times New Roman"/>
          <w:sz w:val="24"/>
          <w:szCs w:val="24"/>
        </w:rPr>
        <w:t xml:space="preserve"> project into consideration by choosing digital camera because of its smaller size as compared to analogue camera.</w:t>
      </w:r>
    </w:p>
    <w:p w14:paraId="10493693" w14:textId="4CCA4DA0" w:rsidR="00083C43" w:rsidRPr="004D121C" w:rsidRDefault="00083C43" w:rsidP="00083C43">
      <w:pPr>
        <w:rPr>
          <w:rFonts w:ascii="Times New Roman" w:hAnsi="Times New Roman" w:cs="Times New Roman"/>
          <w:sz w:val="24"/>
          <w:szCs w:val="24"/>
        </w:rPr>
      </w:pPr>
      <w:r w:rsidRPr="004D121C">
        <w:rPr>
          <w:rFonts w:ascii="Times New Roman" w:hAnsi="Times New Roman" w:cs="Times New Roman"/>
          <w:sz w:val="24"/>
          <w:szCs w:val="24"/>
        </w:rPr>
        <w:t>The display device used is 7inches capacitive touchscreen which gives clear view of the output and eliminates the needs for external keyboard inputting of commands.</w:t>
      </w:r>
    </w:p>
    <w:p w14:paraId="0810DD4E" w14:textId="77777777" w:rsidR="00D22D2D" w:rsidRPr="004D121C" w:rsidRDefault="00D22D2D" w:rsidP="00083C43">
      <w:pPr>
        <w:rPr>
          <w:rFonts w:ascii="Times New Roman" w:hAnsi="Times New Roman" w:cs="Times New Roman"/>
          <w:sz w:val="24"/>
          <w:szCs w:val="24"/>
        </w:rPr>
      </w:pPr>
    </w:p>
    <w:p w14:paraId="18FDA780" w14:textId="77777777" w:rsidR="00167976" w:rsidRPr="004D121C" w:rsidRDefault="00167976" w:rsidP="00083C43">
      <w:pPr>
        <w:rPr>
          <w:rFonts w:ascii="Times New Roman" w:hAnsi="Times New Roman" w:cs="Times New Roman"/>
          <w:b/>
          <w:bCs/>
          <w:sz w:val="24"/>
          <w:szCs w:val="24"/>
        </w:rPr>
      </w:pPr>
    </w:p>
    <w:p w14:paraId="70B9F9DC" w14:textId="0EE0D998" w:rsidR="006E60F0" w:rsidRPr="004D121C" w:rsidRDefault="006E60F0" w:rsidP="00083C43">
      <w:pPr>
        <w:rPr>
          <w:rFonts w:ascii="Times New Roman" w:hAnsi="Times New Roman" w:cs="Times New Roman"/>
          <w:b/>
          <w:bCs/>
          <w:sz w:val="28"/>
          <w:szCs w:val="28"/>
        </w:rPr>
      </w:pPr>
      <w:r w:rsidRPr="004D121C">
        <w:rPr>
          <w:rFonts w:ascii="Times New Roman" w:hAnsi="Times New Roman" w:cs="Times New Roman"/>
          <w:b/>
          <w:bCs/>
          <w:sz w:val="28"/>
          <w:szCs w:val="28"/>
        </w:rPr>
        <w:t>3.3 CONSTRUCTION PROCEDURES</w:t>
      </w:r>
    </w:p>
    <w:p w14:paraId="630860C7" w14:textId="118F2812" w:rsidR="00167976" w:rsidRPr="004D121C" w:rsidRDefault="006525A0" w:rsidP="00083C43">
      <w:pPr>
        <w:rPr>
          <w:rFonts w:ascii="Times New Roman" w:hAnsi="Times New Roman" w:cs="Times New Roman"/>
          <w:sz w:val="24"/>
          <w:szCs w:val="24"/>
        </w:rPr>
      </w:pPr>
      <w:r w:rsidRPr="004D121C">
        <w:rPr>
          <w:rFonts w:ascii="Times New Roman" w:hAnsi="Times New Roman" w:cs="Times New Roman"/>
          <w:sz w:val="24"/>
          <w:szCs w:val="24"/>
        </w:rPr>
        <w:t>T</w:t>
      </w:r>
      <w:r w:rsidR="00167976" w:rsidRPr="004D121C">
        <w:rPr>
          <w:rFonts w:ascii="Times New Roman" w:hAnsi="Times New Roman" w:cs="Times New Roman"/>
          <w:sz w:val="24"/>
          <w:szCs w:val="24"/>
        </w:rPr>
        <w:t>here are 2 major steps in the designing and the construction of this project.  The steps include:</w:t>
      </w:r>
    </w:p>
    <w:p w14:paraId="4082530A" w14:textId="45B69FE1" w:rsidR="00167976" w:rsidRPr="004D121C" w:rsidRDefault="00167976" w:rsidP="00083C43">
      <w:pPr>
        <w:rPr>
          <w:rFonts w:ascii="Times New Roman" w:hAnsi="Times New Roman" w:cs="Times New Roman"/>
          <w:sz w:val="24"/>
          <w:szCs w:val="24"/>
        </w:rPr>
      </w:pPr>
      <w:r w:rsidRPr="004D121C">
        <w:rPr>
          <w:rFonts w:ascii="Times New Roman" w:hAnsi="Times New Roman" w:cs="Times New Roman"/>
          <w:sz w:val="24"/>
          <w:szCs w:val="24"/>
        </w:rPr>
        <w:t>STEP 1</w:t>
      </w:r>
      <w:r w:rsidR="004A3A0B" w:rsidRPr="004D121C">
        <w:rPr>
          <w:rFonts w:ascii="Times New Roman" w:hAnsi="Times New Roman" w:cs="Times New Roman"/>
          <w:sz w:val="24"/>
          <w:szCs w:val="24"/>
        </w:rPr>
        <w:t>(HARDWARE PART)</w:t>
      </w:r>
    </w:p>
    <w:p w14:paraId="180E45B2" w14:textId="5D10EF13" w:rsidR="00AA13B0" w:rsidRPr="004D121C" w:rsidRDefault="004A3A0B" w:rsidP="00083C43">
      <w:pPr>
        <w:rPr>
          <w:rFonts w:ascii="Times New Roman" w:hAnsi="Times New Roman" w:cs="Times New Roman"/>
          <w:sz w:val="24"/>
          <w:szCs w:val="24"/>
        </w:rPr>
      </w:pPr>
      <w:r w:rsidRPr="004D121C">
        <w:rPr>
          <w:rFonts w:ascii="Times New Roman" w:hAnsi="Times New Roman" w:cs="Times New Roman"/>
          <w:sz w:val="24"/>
          <w:szCs w:val="24"/>
        </w:rPr>
        <w:t>Connecting the</w:t>
      </w:r>
      <w:r w:rsidR="00167976" w:rsidRPr="004D121C">
        <w:rPr>
          <w:rFonts w:ascii="Times New Roman" w:hAnsi="Times New Roman" w:cs="Times New Roman"/>
          <w:sz w:val="24"/>
          <w:szCs w:val="24"/>
        </w:rPr>
        <w:t xml:space="preserve"> input and </w:t>
      </w:r>
      <w:r w:rsidRPr="004D121C">
        <w:rPr>
          <w:rFonts w:ascii="Times New Roman" w:hAnsi="Times New Roman" w:cs="Times New Roman"/>
          <w:sz w:val="24"/>
          <w:szCs w:val="24"/>
        </w:rPr>
        <w:t>output components</w:t>
      </w:r>
      <w:r w:rsidR="00167976" w:rsidRPr="004D121C">
        <w:rPr>
          <w:rFonts w:ascii="Times New Roman" w:hAnsi="Times New Roman" w:cs="Times New Roman"/>
          <w:sz w:val="24"/>
          <w:szCs w:val="24"/>
        </w:rPr>
        <w:t xml:space="preserve"> with the raspberry pi microcontroller. The input device is the camera that takes the picture or the live video, process it and send to the raspberry pi. The raspberry pi will extract the require features from the image, analyse it and compare it with given model </w:t>
      </w:r>
      <w:r w:rsidR="00AA13B0" w:rsidRPr="004D121C">
        <w:rPr>
          <w:rFonts w:ascii="Times New Roman" w:hAnsi="Times New Roman" w:cs="Times New Roman"/>
          <w:sz w:val="24"/>
          <w:szCs w:val="24"/>
        </w:rPr>
        <w:t>then it will decide the class which the picture belongs to either “with mask” or “No mask”. The result will be display on the 7 inches capacitive touchscreen connected to the raspberry pi that serves as the output device.</w:t>
      </w:r>
    </w:p>
    <w:p w14:paraId="028D4067" w14:textId="77777777" w:rsidR="00657903" w:rsidRPr="004D121C" w:rsidRDefault="004A3A0B" w:rsidP="00657903">
      <w:pPr>
        <w:rPr>
          <w:rFonts w:ascii="Times New Roman" w:hAnsi="Times New Roman" w:cs="Times New Roman"/>
          <w:sz w:val="24"/>
          <w:szCs w:val="24"/>
        </w:rPr>
      </w:pPr>
      <w:r w:rsidRPr="004D121C">
        <w:rPr>
          <w:rFonts w:ascii="Times New Roman" w:hAnsi="Times New Roman" w:cs="Times New Roman"/>
          <w:sz w:val="24"/>
          <w:szCs w:val="24"/>
        </w:rPr>
        <w:t>STEP 2 (SOFTWARE PART)</w:t>
      </w:r>
    </w:p>
    <w:p w14:paraId="4BD16CCB" w14:textId="47CE4A6B" w:rsidR="00657903" w:rsidRPr="004D121C" w:rsidRDefault="00657903" w:rsidP="00657903">
      <w:pPr>
        <w:rPr>
          <w:rFonts w:ascii="Times New Roman" w:hAnsi="Times New Roman" w:cs="Times New Roman"/>
          <w:sz w:val="24"/>
          <w:szCs w:val="24"/>
        </w:rPr>
      </w:pPr>
      <w:r w:rsidRPr="004D121C">
        <w:rPr>
          <w:rFonts w:ascii="Times New Roman" w:hAnsi="Times New Roman" w:cs="Times New Roman"/>
          <w:sz w:val="24"/>
          <w:szCs w:val="24"/>
        </w:rPr>
        <w:t>* Th</w:t>
      </w:r>
      <w:r w:rsidR="002A3460" w:rsidRPr="004D121C">
        <w:rPr>
          <w:rFonts w:ascii="Times New Roman" w:hAnsi="Times New Roman" w:cs="Times New Roman"/>
          <w:sz w:val="24"/>
          <w:szCs w:val="24"/>
        </w:rPr>
        <w:t>e first step involved installation</w:t>
      </w:r>
      <w:r w:rsidRPr="004D121C">
        <w:rPr>
          <w:rFonts w:ascii="Times New Roman" w:hAnsi="Times New Roman" w:cs="Times New Roman"/>
          <w:sz w:val="24"/>
          <w:szCs w:val="24"/>
        </w:rPr>
        <w:t xml:space="preserve"> of operating system on the raspberry pi using raspberry O</w:t>
      </w:r>
      <w:r w:rsidR="002A3460" w:rsidRPr="004D121C">
        <w:rPr>
          <w:rFonts w:ascii="Times New Roman" w:hAnsi="Times New Roman" w:cs="Times New Roman"/>
          <w:sz w:val="24"/>
          <w:szCs w:val="24"/>
        </w:rPr>
        <w:t xml:space="preserve">perating </w:t>
      </w:r>
      <w:r w:rsidRPr="004D121C">
        <w:rPr>
          <w:rFonts w:ascii="Times New Roman" w:hAnsi="Times New Roman" w:cs="Times New Roman"/>
          <w:sz w:val="24"/>
          <w:szCs w:val="24"/>
        </w:rPr>
        <w:t>S</w:t>
      </w:r>
      <w:r w:rsidR="002A3460" w:rsidRPr="004D121C">
        <w:rPr>
          <w:rFonts w:ascii="Times New Roman" w:hAnsi="Times New Roman" w:cs="Times New Roman"/>
          <w:sz w:val="24"/>
          <w:szCs w:val="24"/>
        </w:rPr>
        <w:t>ystem</w:t>
      </w:r>
      <w:r w:rsidRPr="004D121C">
        <w:rPr>
          <w:rFonts w:ascii="Times New Roman" w:hAnsi="Times New Roman" w:cs="Times New Roman"/>
          <w:sz w:val="24"/>
          <w:szCs w:val="24"/>
        </w:rPr>
        <w:t xml:space="preserve"> imager.</w:t>
      </w:r>
      <w:r w:rsidR="002A3460" w:rsidRPr="004D121C">
        <w:rPr>
          <w:rFonts w:ascii="Times New Roman" w:hAnsi="Times New Roman" w:cs="Times New Roman"/>
          <w:sz w:val="24"/>
          <w:szCs w:val="24"/>
        </w:rPr>
        <w:t xml:space="preserve"> An </w:t>
      </w:r>
      <w:r w:rsidR="00DB064B" w:rsidRPr="004D121C">
        <w:rPr>
          <w:rFonts w:ascii="Times New Roman" w:hAnsi="Times New Roman" w:cs="Times New Roman"/>
          <w:sz w:val="24"/>
          <w:szCs w:val="24"/>
        </w:rPr>
        <w:t>imager is an IDE for downloading and installing raspberry pi operating system on a new raspberry pi.</w:t>
      </w:r>
    </w:p>
    <w:p w14:paraId="048CD64C" w14:textId="0B9364A3" w:rsidR="00657903" w:rsidRPr="004D121C" w:rsidRDefault="00657903" w:rsidP="00657903">
      <w:pPr>
        <w:rPr>
          <w:rFonts w:ascii="Times New Roman" w:hAnsi="Times New Roman" w:cs="Times New Roman"/>
          <w:sz w:val="24"/>
          <w:szCs w:val="24"/>
        </w:rPr>
      </w:pPr>
      <w:r w:rsidRPr="004D121C">
        <w:rPr>
          <w:rFonts w:ascii="Times New Roman" w:hAnsi="Times New Roman" w:cs="Times New Roman"/>
          <w:sz w:val="24"/>
          <w:szCs w:val="24"/>
        </w:rPr>
        <w:t xml:space="preserve">* Installation of python programming language and other required dependencies and its associated </w:t>
      </w:r>
      <w:r w:rsidR="00183724" w:rsidRPr="004D121C">
        <w:rPr>
          <w:rFonts w:ascii="Times New Roman" w:hAnsi="Times New Roman" w:cs="Times New Roman"/>
          <w:sz w:val="24"/>
          <w:szCs w:val="24"/>
        </w:rPr>
        <w:t>libraries (OpenCV, TensorFlow, NumPy, sciplot, keras etc.)</w:t>
      </w:r>
    </w:p>
    <w:p w14:paraId="2C7EC032" w14:textId="2B1CCB18" w:rsidR="00657903" w:rsidRPr="004D121C" w:rsidRDefault="00657903" w:rsidP="00657903">
      <w:pPr>
        <w:rPr>
          <w:rFonts w:ascii="Times New Roman" w:hAnsi="Times New Roman" w:cs="Times New Roman"/>
          <w:sz w:val="24"/>
          <w:szCs w:val="24"/>
        </w:rPr>
      </w:pPr>
      <w:r w:rsidRPr="004D121C">
        <w:rPr>
          <w:rFonts w:ascii="Times New Roman" w:hAnsi="Times New Roman" w:cs="Times New Roman"/>
          <w:sz w:val="24"/>
          <w:szCs w:val="24"/>
        </w:rPr>
        <w:t xml:space="preserve">* </w:t>
      </w:r>
      <w:r w:rsidR="00183724" w:rsidRPr="004D121C">
        <w:rPr>
          <w:rFonts w:ascii="Times New Roman" w:hAnsi="Times New Roman" w:cs="Times New Roman"/>
          <w:sz w:val="24"/>
          <w:szCs w:val="24"/>
        </w:rPr>
        <w:t>Training of the face mask detector to generate model</w:t>
      </w:r>
    </w:p>
    <w:p w14:paraId="0AA8117E" w14:textId="66922C85" w:rsidR="00183724" w:rsidRPr="004D121C" w:rsidRDefault="00183724" w:rsidP="00657903">
      <w:pPr>
        <w:rPr>
          <w:rFonts w:ascii="Times New Roman" w:hAnsi="Times New Roman" w:cs="Times New Roman"/>
          <w:sz w:val="24"/>
          <w:szCs w:val="24"/>
        </w:rPr>
      </w:pPr>
      <w:r w:rsidRPr="004D121C">
        <w:rPr>
          <w:rFonts w:ascii="Times New Roman" w:hAnsi="Times New Roman" w:cs="Times New Roman"/>
          <w:sz w:val="24"/>
          <w:szCs w:val="24"/>
        </w:rPr>
        <w:t>*  uses of pre-trained model (MobileNetV2)</w:t>
      </w:r>
    </w:p>
    <w:p w14:paraId="3B4ECE30" w14:textId="259E3702" w:rsidR="00D22D2D" w:rsidRPr="004D121C" w:rsidRDefault="00183724" w:rsidP="00083C43">
      <w:pPr>
        <w:rPr>
          <w:rFonts w:ascii="Times New Roman" w:hAnsi="Times New Roman" w:cs="Times New Roman"/>
          <w:sz w:val="24"/>
          <w:szCs w:val="24"/>
        </w:rPr>
      </w:pPr>
      <w:r w:rsidRPr="004D121C">
        <w:rPr>
          <w:rFonts w:ascii="Times New Roman" w:hAnsi="Times New Roman" w:cs="Times New Roman"/>
          <w:sz w:val="24"/>
          <w:szCs w:val="24"/>
        </w:rPr>
        <w:t>* Comparation between trained model and pre-trained model.</w:t>
      </w:r>
    </w:p>
    <w:p w14:paraId="1A49F08C" w14:textId="77777777" w:rsidR="006E60F0" w:rsidRPr="004D121C" w:rsidRDefault="006E60F0" w:rsidP="00083C43">
      <w:pPr>
        <w:rPr>
          <w:rFonts w:ascii="Times New Roman" w:hAnsi="Times New Roman" w:cs="Times New Roman"/>
          <w:sz w:val="24"/>
          <w:szCs w:val="24"/>
        </w:rPr>
      </w:pPr>
    </w:p>
    <w:p w14:paraId="448EEB10" w14:textId="77777777" w:rsidR="006E60F0" w:rsidRPr="004D121C" w:rsidRDefault="006E60F0" w:rsidP="00083C43">
      <w:pPr>
        <w:rPr>
          <w:rFonts w:ascii="Times New Roman" w:hAnsi="Times New Roman" w:cs="Times New Roman"/>
          <w:sz w:val="24"/>
          <w:szCs w:val="24"/>
        </w:rPr>
      </w:pPr>
    </w:p>
    <w:p w14:paraId="6123AE4D" w14:textId="77777777" w:rsidR="006E60F0" w:rsidRPr="004D121C" w:rsidRDefault="006E60F0" w:rsidP="00083C43">
      <w:pPr>
        <w:rPr>
          <w:rFonts w:ascii="Times New Roman" w:hAnsi="Times New Roman" w:cs="Times New Roman"/>
          <w:sz w:val="24"/>
          <w:szCs w:val="24"/>
        </w:rPr>
      </w:pPr>
    </w:p>
    <w:p w14:paraId="3D40D18C" w14:textId="24663806" w:rsidR="006E60F0" w:rsidRPr="004D121C" w:rsidRDefault="006E60F0" w:rsidP="00083C43">
      <w:pPr>
        <w:rPr>
          <w:rFonts w:ascii="Times New Roman" w:hAnsi="Times New Roman" w:cs="Times New Roman"/>
          <w:b/>
          <w:bCs/>
          <w:sz w:val="28"/>
          <w:szCs w:val="28"/>
        </w:rPr>
      </w:pPr>
      <w:r w:rsidRPr="004D121C">
        <w:rPr>
          <w:rFonts w:ascii="Times New Roman" w:hAnsi="Times New Roman" w:cs="Times New Roman"/>
          <w:b/>
          <w:bCs/>
          <w:sz w:val="28"/>
          <w:szCs w:val="28"/>
        </w:rPr>
        <w:t>3.4 BILL OF ENGINEERING MATERIALS AND EVALUATIONS</w:t>
      </w:r>
    </w:p>
    <w:p w14:paraId="008015A0" w14:textId="77777777" w:rsidR="00D22D2D" w:rsidRPr="004D121C" w:rsidRDefault="00D22D2D" w:rsidP="00083C43">
      <w:pPr>
        <w:rPr>
          <w:rFonts w:ascii="Times New Roman" w:hAnsi="Times New Roman" w:cs="Times New Roman"/>
          <w:b/>
          <w:bCs/>
          <w:sz w:val="24"/>
          <w:szCs w:val="24"/>
        </w:rPr>
      </w:pPr>
    </w:p>
    <w:tbl>
      <w:tblPr>
        <w:tblStyle w:val="TableGrid"/>
        <w:tblW w:w="7380" w:type="dxa"/>
        <w:tblInd w:w="792" w:type="dxa"/>
        <w:tblLook w:val="04A0" w:firstRow="1" w:lastRow="0" w:firstColumn="1" w:lastColumn="0" w:noHBand="0" w:noVBand="1"/>
      </w:tblPr>
      <w:tblGrid>
        <w:gridCol w:w="988"/>
        <w:gridCol w:w="2980"/>
        <w:gridCol w:w="1944"/>
        <w:gridCol w:w="1468"/>
      </w:tblGrid>
      <w:tr w:rsidR="005713B8" w:rsidRPr="004D121C" w14:paraId="28D36B8D" w14:textId="38EE53E8" w:rsidTr="005713B8">
        <w:trPr>
          <w:trHeight w:val="548"/>
        </w:trPr>
        <w:tc>
          <w:tcPr>
            <w:tcW w:w="988" w:type="dxa"/>
          </w:tcPr>
          <w:p w14:paraId="2167AE83" w14:textId="77777777" w:rsidR="005713B8" w:rsidRPr="004D121C" w:rsidRDefault="005713B8" w:rsidP="00B12A81">
            <w:pPr>
              <w:spacing w:after="120" w:line="360" w:lineRule="auto"/>
              <w:jc w:val="both"/>
              <w:rPr>
                <w:sz w:val="24"/>
                <w:szCs w:val="24"/>
              </w:rPr>
            </w:pPr>
            <w:r w:rsidRPr="004D121C">
              <w:rPr>
                <w:sz w:val="24"/>
                <w:szCs w:val="24"/>
              </w:rPr>
              <w:t>S/N</w:t>
            </w:r>
          </w:p>
        </w:tc>
        <w:tc>
          <w:tcPr>
            <w:tcW w:w="2980" w:type="dxa"/>
          </w:tcPr>
          <w:p w14:paraId="219E9C14" w14:textId="77777777" w:rsidR="005713B8" w:rsidRPr="004D121C" w:rsidRDefault="005713B8" w:rsidP="00B12A81">
            <w:pPr>
              <w:spacing w:after="120" w:line="360" w:lineRule="auto"/>
              <w:jc w:val="both"/>
              <w:rPr>
                <w:sz w:val="24"/>
                <w:szCs w:val="24"/>
              </w:rPr>
            </w:pPr>
            <w:r w:rsidRPr="004D121C">
              <w:rPr>
                <w:sz w:val="24"/>
                <w:szCs w:val="24"/>
              </w:rPr>
              <w:t>COMPONENTS</w:t>
            </w:r>
          </w:p>
        </w:tc>
        <w:tc>
          <w:tcPr>
            <w:tcW w:w="1944" w:type="dxa"/>
          </w:tcPr>
          <w:p w14:paraId="5CD66AFE" w14:textId="45B7549E" w:rsidR="005713B8" w:rsidRPr="004D121C" w:rsidRDefault="005713B8" w:rsidP="00B12A81">
            <w:pPr>
              <w:spacing w:after="120" w:line="360" w:lineRule="auto"/>
              <w:jc w:val="both"/>
              <w:rPr>
                <w:sz w:val="24"/>
                <w:szCs w:val="24"/>
              </w:rPr>
            </w:pPr>
            <w:r w:rsidRPr="004D121C">
              <w:rPr>
                <w:sz w:val="24"/>
                <w:szCs w:val="24"/>
              </w:rPr>
              <w:t>QUANTITY</w:t>
            </w:r>
          </w:p>
        </w:tc>
        <w:tc>
          <w:tcPr>
            <w:tcW w:w="1468" w:type="dxa"/>
          </w:tcPr>
          <w:p w14:paraId="2A15B0F7" w14:textId="5104C5E9" w:rsidR="005713B8" w:rsidRPr="004D121C" w:rsidRDefault="005713B8" w:rsidP="00B12A81">
            <w:pPr>
              <w:spacing w:after="120" w:line="360" w:lineRule="auto"/>
              <w:jc w:val="both"/>
              <w:rPr>
                <w:sz w:val="24"/>
                <w:szCs w:val="24"/>
              </w:rPr>
            </w:pPr>
            <w:r w:rsidRPr="004D121C">
              <w:rPr>
                <w:sz w:val="24"/>
                <w:szCs w:val="24"/>
              </w:rPr>
              <w:t>PRICE</w:t>
            </w:r>
          </w:p>
        </w:tc>
      </w:tr>
      <w:tr w:rsidR="005713B8" w:rsidRPr="004D121C" w14:paraId="5C32C627" w14:textId="1D32CABA" w:rsidTr="005713B8">
        <w:trPr>
          <w:trHeight w:val="548"/>
        </w:trPr>
        <w:tc>
          <w:tcPr>
            <w:tcW w:w="988" w:type="dxa"/>
          </w:tcPr>
          <w:p w14:paraId="51D1D724" w14:textId="77777777" w:rsidR="005713B8" w:rsidRPr="004D121C" w:rsidRDefault="005713B8" w:rsidP="00B12A81">
            <w:pPr>
              <w:spacing w:after="120" w:line="360" w:lineRule="auto"/>
              <w:jc w:val="both"/>
              <w:rPr>
                <w:sz w:val="24"/>
                <w:szCs w:val="24"/>
              </w:rPr>
            </w:pPr>
            <w:r w:rsidRPr="004D121C">
              <w:rPr>
                <w:sz w:val="24"/>
                <w:szCs w:val="24"/>
              </w:rPr>
              <w:t>1</w:t>
            </w:r>
          </w:p>
        </w:tc>
        <w:tc>
          <w:tcPr>
            <w:tcW w:w="2980" w:type="dxa"/>
          </w:tcPr>
          <w:p w14:paraId="7A374E86" w14:textId="77777777" w:rsidR="005713B8" w:rsidRPr="004D121C" w:rsidRDefault="005713B8" w:rsidP="00B12A81">
            <w:pPr>
              <w:spacing w:after="120" w:line="360" w:lineRule="auto"/>
              <w:jc w:val="both"/>
              <w:rPr>
                <w:sz w:val="24"/>
                <w:szCs w:val="24"/>
              </w:rPr>
            </w:pPr>
            <w:r w:rsidRPr="004D121C">
              <w:rPr>
                <w:sz w:val="24"/>
                <w:szCs w:val="24"/>
              </w:rPr>
              <w:t>Raspberry pi 4 Model B</w:t>
            </w:r>
          </w:p>
        </w:tc>
        <w:tc>
          <w:tcPr>
            <w:tcW w:w="1944" w:type="dxa"/>
          </w:tcPr>
          <w:p w14:paraId="36CC71B4" w14:textId="253610DC" w:rsidR="005713B8" w:rsidRPr="004D121C" w:rsidRDefault="005713B8" w:rsidP="00B12A81">
            <w:pPr>
              <w:spacing w:after="120" w:line="360" w:lineRule="auto"/>
              <w:jc w:val="both"/>
              <w:rPr>
                <w:sz w:val="24"/>
                <w:szCs w:val="24"/>
              </w:rPr>
            </w:pPr>
            <w:r w:rsidRPr="004D121C">
              <w:rPr>
                <w:sz w:val="24"/>
                <w:szCs w:val="24"/>
              </w:rPr>
              <w:t>1</w:t>
            </w:r>
          </w:p>
        </w:tc>
        <w:tc>
          <w:tcPr>
            <w:tcW w:w="1468" w:type="dxa"/>
          </w:tcPr>
          <w:p w14:paraId="4097F0A0" w14:textId="1CD60841" w:rsidR="005713B8" w:rsidRPr="004D121C" w:rsidRDefault="005713B8" w:rsidP="00B12A81">
            <w:pPr>
              <w:spacing w:after="120" w:line="360" w:lineRule="auto"/>
              <w:jc w:val="both"/>
              <w:rPr>
                <w:sz w:val="24"/>
                <w:szCs w:val="24"/>
              </w:rPr>
            </w:pPr>
            <w:r w:rsidRPr="004D121C">
              <w:rPr>
                <w:sz w:val="24"/>
                <w:szCs w:val="24"/>
              </w:rPr>
              <w:t>#58, 000</w:t>
            </w:r>
          </w:p>
        </w:tc>
      </w:tr>
      <w:tr w:rsidR="005713B8" w:rsidRPr="004D121C" w14:paraId="08505776" w14:textId="1FF706AA" w:rsidTr="005713B8">
        <w:trPr>
          <w:trHeight w:val="548"/>
        </w:trPr>
        <w:tc>
          <w:tcPr>
            <w:tcW w:w="988" w:type="dxa"/>
          </w:tcPr>
          <w:p w14:paraId="22E8B61D" w14:textId="77777777" w:rsidR="005713B8" w:rsidRPr="004D121C" w:rsidRDefault="005713B8" w:rsidP="00B12A81">
            <w:pPr>
              <w:spacing w:after="120" w:line="360" w:lineRule="auto"/>
              <w:jc w:val="both"/>
              <w:rPr>
                <w:sz w:val="24"/>
                <w:szCs w:val="24"/>
              </w:rPr>
            </w:pPr>
            <w:r w:rsidRPr="004D121C">
              <w:rPr>
                <w:sz w:val="24"/>
                <w:szCs w:val="24"/>
              </w:rPr>
              <w:t>2</w:t>
            </w:r>
          </w:p>
        </w:tc>
        <w:tc>
          <w:tcPr>
            <w:tcW w:w="2980" w:type="dxa"/>
          </w:tcPr>
          <w:p w14:paraId="549F383F" w14:textId="77777777" w:rsidR="005713B8" w:rsidRPr="004D121C" w:rsidRDefault="005713B8" w:rsidP="00B12A81">
            <w:pPr>
              <w:spacing w:after="120" w:line="360" w:lineRule="auto"/>
              <w:jc w:val="both"/>
              <w:rPr>
                <w:sz w:val="24"/>
                <w:szCs w:val="24"/>
              </w:rPr>
            </w:pPr>
            <w:r w:rsidRPr="004D121C">
              <w:rPr>
                <w:sz w:val="24"/>
                <w:szCs w:val="24"/>
              </w:rPr>
              <w:t xml:space="preserve">Raspberry pi camera module </w:t>
            </w:r>
          </w:p>
        </w:tc>
        <w:tc>
          <w:tcPr>
            <w:tcW w:w="1944" w:type="dxa"/>
          </w:tcPr>
          <w:p w14:paraId="7B3DAE30" w14:textId="26318B22" w:rsidR="005713B8" w:rsidRPr="004D121C" w:rsidRDefault="005713B8" w:rsidP="00B12A81">
            <w:pPr>
              <w:spacing w:after="120" w:line="360" w:lineRule="auto"/>
              <w:jc w:val="both"/>
              <w:rPr>
                <w:sz w:val="24"/>
                <w:szCs w:val="24"/>
              </w:rPr>
            </w:pPr>
            <w:r w:rsidRPr="004D121C">
              <w:rPr>
                <w:sz w:val="24"/>
                <w:szCs w:val="24"/>
              </w:rPr>
              <w:t>1</w:t>
            </w:r>
          </w:p>
        </w:tc>
        <w:tc>
          <w:tcPr>
            <w:tcW w:w="1468" w:type="dxa"/>
          </w:tcPr>
          <w:p w14:paraId="62C767BF" w14:textId="6F1CF329" w:rsidR="005713B8" w:rsidRPr="004D121C" w:rsidRDefault="005713B8" w:rsidP="00B12A81">
            <w:pPr>
              <w:spacing w:after="120" w:line="360" w:lineRule="auto"/>
              <w:jc w:val="both"/>
              <w:rPr>
                <w:sz w:val="24"/>
                <w:szCs w:val="24"/>
              </w:rPr>
            </w:pPr>
            <w:r w:rsidRPr="004D121C">
              <w:rPr>
                <w:sz w:val="24"/>
                <w:szCs w:val="24"/>
              </w:rPr>
              <w:t>#19, 000</w:t>
            </w:r>
          </w:p>
        </w:tc>
      </w:tr>
      <w:tr w:rsidR="005713B8" w:rsidRPr="004D121C" w14:paraId="55C28016" w14:textId="16E3E8E0" w:rsidTr="005713B8">
        <w:trPr>
          <w:trHeight w:val="548"/>
        </w:trPr>
        <w:tc>
          <w:tcPr>
            <w:tcW w:w="988" w:type="dxa"/>
          </w:tcPr>
          <w:p w14:paraId="0D37EC43" w14:textId="77777777" w:rsidR="005713B8" w:rsidRPr="004D121C" w:rsidRDefault="005713B8" w:rsidP="00B12A81">
            <w:pPr>
              <w:spacing w:after="120" w:line="360" w:lineRule="auto"/>
              <w:jc w:val="both"/>
              <w:rPr>
                <w:sz w:val="24"/>
                <w:szCs w:val="24"/>
              </w:rPr>
            </w:pPr>
            <w:r w:rsidRPr="004D121C">
              <w:rPr>
                <w:sz w:val="24"/>
                <w:szCs w:val="24"/>
              </w:rPr>
              <w:lastRenderedPageBreak/>
              <w:t>3</w:t>
            </w:r>
          </w:p>
        </w:tc>
        <w:tc>
          <w:tcPr>
            <w:tcW w:w="2980" w:type="dxa"/>
          </w:tcPr>
          <w:p w14:paraId="356F8821" w14:textId="77777777" w:rsidR="005713B8" w:rsidRPr="004D121C" w:rsidRDefault="005713B8" w:rsidP="00B12A81">
            <w:pPr>
              <w:spacing w:after="120" w:line="360" w:lineRule="auto"/>
              <w:jc w:val="both"/>
              <w:rPr>
                <w:sz w:val="24"/>
                <w:szCs w:val="24"/>
              </w:rPr>
            </w:pPr>
            <w:r w:rsidRPr="004D121C">
              <w:rPr>
                <w:sz w:val="24"/>
                <w:szCs w:val="24"/>
              </w:rPr>
              <w:t xml:space="preserve">Raspberry pi Touch Display </w:t>
            </w:r>
          </w:p>
        </w:tc>
        <w:tc>
          <w:tcPr>
            <w:tcW w:w="1944" w:type="dxa"/>
          </w:tcPr>
          <w:p w14:paraId="12C61FE6" w14:textId="55B36E91" w:rsidR="005713B8" w:rsidRPr="004D121C" w:rsidRDefault="005713B8" w:rsidP="00B12A81">
            <w:pPr>
              <w:spacing w:after="120" w:line="360" w:lineRule="auto"/>
              <w:jc w:val="both"/>
              <w:rPr>
                <w:sz w:val="24"/>
                <w:szCs w:val="24"/>
              </w:rPr>
            </w:pPr>
            <w:r w:rsidRPr="004D121C">
              <w:rPr>
                <w:sz w:val="24"/>
                <w:szCs w:val="24"/>
              </w:rPr>
              <w:t>1</w:t>
            </w:r>
          </w:p>
        </w:tc>
        <w:tc>
          <w:tcPr>
            <w:tcW w:w="1468" w:type="dxa"/>
          </w:tcPr>
          <w:p w14:paraId="40698EB9" w14:textId="7961A44D" w:rsidR="005713B8" w:rsidRPr="004D121C" w:rsidRDefault="005713B8" w:rsidP="00B12A81">
            <w:pPr>
              <w:spacing w:after="120" w:line="360" w:lineRule="auto"/>
              <w:jc w:val="both"/>
              <w:rPr>
                <w:sz w:val="24"/>
                <w:szCs w:val="24"/>
              </w:rPr>
            </w:pPr>
            <w:r w:rsidRPr="004D121C">
              <w:rPr>
                <w:sz w:val="24"/>
                <w:szCs w:val="24"/>
              </w:rPr>
              <w:t>#45,000</w:t>
            </w:r>
          </w:p>
        </w:tc>
      </w:tr>
      <w:tr w:rsidR="005713B8" w:rsidRPr="004D121C" w14:paraId="20C01B29" w14:textId="2C9535A3" w:rsidTr="005713B8">
        <w:trPr>
          <w:trHeight w:val="559"/>
        </w:trPr>
        <w:tc>
          <w:tcPr>
            <w:tcW w:w="988" w:type="dxa"/>
          </w:tcPr>
          <w:p w14:paraId="21B8BB6A" w14:textId="77777777" w:rsidR="005713B8" w:rsidRPr="004D121C" w:rsidRDefault="005713B8" w:rsidP="00B12A81">
            <w:pPr>
              <w:spacing w:after="120" w:line="360" w:lineRule="auto"/>
              <w:jc w:val="both"/>
              <w:rPr>
                <w:sz w:val="24"/>
                <w:szCs w:val="24"/>
              </w:rPr>
            </w:pPr>
            <w:r w:rsidRPr="004D121C">
              <w:rPr>
                <w:sz w:val="24"/>
                <w:szCs w:val="24"/>
              </w:rPr>
              <w:t>4</w:t>
            </w:r>
          </w:p>
        </w:tc>
        <w:tc>
          <w:tcPr>
            <w:tcW w:w="2980" w:type="dxa"/>
          </w:tcPr>
          <w:p w14:paraId="46FA88CE" w14:textId="77777777" w:rsidR="005713B8" w:rsidRPr="004D121C" w:rsidRDefault="005713B8" w:rsidP="00B12A81">
            <w:pPr>
              <w:spacing w:after="120" w:line="360" w:lineRule="auto"/>
              <w:jc w:val="both"/>
              <w:rPr>
                <w:sz w:val="24"/>
                <w:szCs w:val="24"/>
              </w:rPr>
            </w:pPr>
            <w:r w:rsidRPr="004D121C">
              <w:rPr>
                <w:sz w:val="24"/>
                <w:szCs w:val="24"/>
              </w:rPr>
              <w:t>Casing stand for the system</w:t>
            </w:r>
          </w:p>
        </w:tc>
        <w:tc>
          <w:tcPr>
            <w:tcW w:w="1944" w:type="dxa"/>
          </w:tcPr>
          <w:p w14:paraId="145F22A0" w14:textId="5FA59AFF" w:rsidR="005713B8" w:rsidRPr="004D121C" w:rsidRDefault="005713B8" w:rsidP="00B12A81">
            <w:pPr>
              <w:spacing w:after="120" w:line="360" w:lineRule="auto"/>
              <w:jc w:val="both"/>
              <w:rPr>
                <w:sz w:val="24"/>
                <w:szCs w:val="24"/>
              </w:rPr>
            </w:pPr>
            <w:r w:rsidRPr="004D121C">
              <w:rPr>
                <w:sz w:val="24"/>
                <w:szCs w:val="24"/>
              </w:rPr>
              <w:t>1</w:t>
            </w:r>
          </w:p>
        </w:tc>
        <w:tc>
          <w:tcPr>
            <w:tcW w:w="1468" w:type="dxa"/>
          </w:tcPr>
          <w:p w14:paraId="73376D4D" w14:textId="30C22DDD" w:rsidR="005713B8" w:rsidRPr="004D121C" w:rsidRDefault="005713B8" w:rsidP="00B12A81">
            <w:pPr>
              <w:spacing w:after="120" w:line="360" w:lineRule="auto"/>
              <w:jc w:val="both"/>
              <w:rPr>
                <w:sz w:val="24"/>
                <w:szCs w:val="24"/>
              </w:rPr>
            </w:pPr>
            <w:r w:rsidRPr="004D121C">
              <w:rPr>
                <w:sz w:val="24"/>
                <w:szCs w:val="24"/>
              </w:rPr>
              <w:t>#19,000</w:t>
            </w:r>
          </w:p>
        </w:tc>
      </w:tr>
      <w:tr w:rsidR="005713B8" w:rsidRPr="004D121C" w14:paraId="12650CCF" w14:textId="306920EE" w:rsidTr="005713B8">
        <w:trPr>
          <w:trHeight w:val="548"/>
        </w:trPr>
        <w:tc>
          <w:tcPr>
            <w:tcW w:w="988" w:type="dxa"/>
          </w:tcPr>
          <w:p w14:paraId="04DEAEDE" w14:textId="77777777" w:rsidR="005713B8" w:rsidRPr="004D121C" w:rsidRDefault="005713B8" w:rsidP="00B12A81">
            <w:pPr>
              <w:spacing w:after="120" w:line="360" w:lineRule="auto"/>
              <w:jc w:val="both"/>
              <w:rPr>
                <w:sz w:val="24"/>
                <w:szCs w:val="24"/>
              </w:rPr>
            </w:pPr>
            <w:r w:rsidRPr="004D121C">
              <w:rPr>
                <w:sz w:val="24"/>
                <w:szCs w:val="24"/>
              </w:rPr>
              <w:t>5</w:t>
            </w:r>
          </w:p>
        </w:tc>
        <w:tc>
          <w:tcPr>
            <w:tcW w:w="2980" w:type="dxa"/>
          </w:tcPr>
          <w:p w14:paraId="6DE72C40" w14:textId="77777777" w:rsidR="005713B8" w:rsidRPr="004D121C" w:rsidRDefault="005713B8" w:rsidP="00B12A81">
            <w:pPr>
              <w:spacing w:after="120" w:line="360" w:lineRule="auto"/>
              <w:jc w:val="both"/>
              <w:rPr>
                <w:sz w:val="24"/>
                <w:szCs w:val="24"/>
              </w:rPr>
            </w:pPr>
            <w:r w:rsidRPr="004D121C">
              <w:rPr>
                <w:sz w:val="24"/>
                <w:szCs w:val="24"/>
              </w:rPr>
              <w:t xml:space="preserve">Raspberry pi case </w:t>
            </w:r>
          </w:p>
        </w:tc>
        <w:tc>
          <w:tcPr>
            <w:tcW w:w="1944" w:type="dxa"/>
          </w:tcPr>
          <w:p w14:paraId="58997687" w14:textId="6F381F2C" w:rsidR="005713B8" w:rsidRPr="004D121C" w:rsidRDefault="005713B8" w:rsidP="00B12A81">
            <w:pPr>
              <w:spacing w:after="120" w:line="360" w:lineRule="auto"/>
              <w:jc w:val="both"/>
              <w:rPr>
                <w:sz w:val="24"/>
                <w:szCs w:val="24"/>
              </w:rPr>
            </w:pPr>
            <w:r w:rsidRPr="004D121C">
              <w:rPr>
                <w:sz w:val="24"/>
                <w:szCs w:val="24"/>
              </w:rPr>
              <w:t>1</w:t>
            </w:r>
          </w:p>
        </w:tc>
        <w:tc>
          <w:tcPr>
            <w:tcW w:w="1468" w:type="dxa"/>
          </w:tcPr>
          <w:p w14:paraId="4C210AF9" w14:textId="41F598B8" w:rsidR="005713B8" w:rsidRPr="004D121C" w:rsidRDefault="005713B8" w:rsidP="00B12A81">
            <w:pPr>
              <w:spacing w:after="120" w:line="360" w:lineRule="auto"/>
              <w:jc w:val="both"/>
              <w:rPr>
                <w:sz w:val="24"/>
                <w:szCs w:val="24"/>
              </w:rPr>
            </w:pPr>
            <w:r w:rsidRPr="004D121C">
              <w:rPr>
                <w:sz w:val="24"/>
                <w:szCs w:val="24"/>
              </w:rPr>
              <w:t>#4, 000</w:t>
            </w:r>
          </w:p>
        </w:tc>
      </w:tr>
      <w:tr w:rsidR="005713B8" w:rsidRPr="004D121C" w14:paraId="351A9D07" w14:textId="2AAEDB5C" w:rsidTr="005713B8">
        <w:trPr>
          <w:trHeight w:val="548"/>
        </w:trPr>
        <w:tc>
          <w:tcPr>
            <w:tcW w:w="988" w:type="dxa"/>
          </w:tcPr>
          <w:p w14:paraId="49A92D07" w14:textId="77777777" w:rsidR="005713B8" w:rsidRPr="004D121C" w:rsidRDefault="005713B8" w:rsidP="00B12A81">
            <w:pPr>
              <w:spacing w:after="120" w:line="360" w:lineRule="auto"/>
              <w:jc w:val="both"/>
              <w:rPr>
                <w:sz w:val="24"/>
                <w:szCs w:val="24"/>
              </w:rPr>
            </w:pPr>
            <w:r w:rsidRPr="004D121C">
              <w:rPr>
                <w:sz w:val="24"/>
                <w:szCs w:val="24"/>
              </w:rPr>
              <w:t>6</w:t>
            </w:r>
          </w:p>
        </w:tc>
        <w:tc>
          <w:tcPr>
            <w:tcW w:w="2980" w:type="dxa"/>
          </w:tcPr>
          <w:p w14:paraId="7A31387C" w14:textId="4B50132E" w:rsidR="005713B8" w:rsidRPr="004D121C" w:rsidRDefault="005713B8" w:rsidP="00B12A81">
            <w:pPr>
              <w:spacing w:after="120" w:line="360" w:lineRule="auto"/>
              <w:jc w:val="both"/>
              <w:rPr>
                <w:sz w:val="24"/>
                <w:szCs w:val="24"/>
              </w:rPr>
            </w:pPr>
            <w:r w:rsidRPr="004D121C">
              <w:rPr>
                <w:sz w:val="24"/>
                <w:szCs w:val="24"/>
              </w:rPr>
              <w:t>Storage device (SD 32G)</w:t>
            </w:r>
          </w:p>
        </w:tc>
        <w:tc>
          <w:tcPr>
            <w:tcW w:w="1944" w:type="dxa"/>
          </w:tcPr>
          <w:p w14:paraId="4D50F02C" w14:textId="762E6B6C" w:rsidR="005713B8" w:rsidRPr="004D121C" w:rsidRDefault="005713B8" w:rsidP="00B12A81">
            <w:pPr>
              <w:spacing w:after="120" w:line="360" w:lineRule="auto"/>
              <w:jc w:val="both"/>
              <w:rPr>
                <w:sz w:val="24"/>
                <w:szCs w:val="24"/>
              </w:rPr>
            </w:pPr>
            <w:r w:rsidRPr="004D121C">
              <w:rPr>
                <w:sz w:val="24"/>
                <w:szCs w:val="24"/>
              </w:rPr>
              <w:t>1</w:t>
            </w:r>
          </w:p>
        </w:tc>
        <w:tc>
          <w:tcPr>
            <w:tcW w:w="1468" w:type="dxa"/>
          </w:tcPr>
          <w:p w14:paraId="1122174A" w14:textId="6ED9A488" w:rsidR="005713B8" w:rsidRPr="004D121C" w:rsidRDefault="005713B8" w:rsidP="00B12A81">
            <w:pPr>
              <w:spacing w:after="120" w:line="360" w:lineRule="auto"/>
              <w:jc w:val="both"/>
              <w:rPr>
                <w:sz w:val="24"/>
                <w:szCs w:val="24"/>
              </w:rPr>
            </w:pPr>
            <w:r w:rsidRPr="004D121C">
              <w:rPr>
                <w:sz w:val="24"/>
                <w:szCs w:val="24"/>
              </w:rPr>
              <w:t>#5, 000</w:t>
            </w:r>
          </w:p>
        </w:tc>
      </w:tr>
      <w:tr w:rsidR="005713B8" w:rsidRPr="004D121C" w14:paraId="2B1D40DE" w14:textId="77777777" w:rsidTr="005713B8">
        <w:trPr>
          <w:trHeight w:val="548"/>
        </w:trPr>
        <w:tc>
          <w:tcPr>
            <w:tcW w:w="988" w:type="dxa"/>
          </w:tcPr>
          <w:p w14:paraId="365F988F" w14:textId="1C4E4A56" w:rsidR="005713B8" w:rsidRPr="004D121C" w:rsidRDefault="005713B8" w:rsidP="00D22D2D">
            <w:pPr>
              <w:spacing w:after="120" w:line="360" w:lineRule="auto"/>
              <w:jc w:val="both"/>
              <w:rPr>
                <w:sz w:val="24"/>
                <w:szCs w:val="24"/>
              </w:rPr>
            </w:pPr>
            <w:r w:rsidRPr="004D121C">
              <w:rPr>
                <w:sz w:val="24"/>
                <w:szCs w:val="24"/>
              </w:rPr>
              <w:t>7</w:t>
            </w:r>
          </w:p>
        </w:tc>
        <w:tc>
          <w:tcPr>
            <w:tcW w:w="2980" w:type="dxa"/>
          </w:tcPr>
          <w:p w14:paraId="0C6C69EA" w14:textId="3A9E9BDF" w:rsidR="005713B8" w:rsidRPr="004D121C" w:rsidRDefault="005713B8" w:rsidP="00D22D2D">
            <w:pPr>
              <w:spacing w:after="120" w:line="360" w:lineRule="auto"/>
              <w:jc w:val="both"/>
              <w:rPr>
                <w:sz w:val="24"/>
                <w:szCs w:val="24"/>
              </w:rPr>
            </w:pPr>
            <w:r w:rsidRPr="004D121C">
              <w:rPr>
                <w:sz w:val="24"/>
                <w:szCs w:val="24"/>
              </w:rPr>
              <w:t xml:space="preserve">Total </w:t>
            </w:r>
          </w:p>
        </w:tc>
        <w:tc>
          <w:tcPr>
            <w:tcW w:w="1944" w:type="dxa"/>
          </w:tcPr>
          <w:p w14:paraId="3627DFD2" w14:textId="492C8314" w:rsidR="005713B8" w:rsidRPr="004D121C" w:rsidRDefault="005713B8" w:rsidP="00D22D2D">
            <w:pPr>
              <w:spacing w:after="120" w:line="360" w:lineRule="auto"/>
              <w:jc w:val="both"/>
              <w:rPr>
                <w:sz w:val="24"/>
                <w:szCs w:val="24"/>
              </w:rPr>
            </w:pPr>
            <w:r w:rsidRPr="004D121C">
              <w:rPr>
                <w:sz w:val="24"/>
                <w:szCs w:val="24"/>
              </w:rPr>
              <w:t>6</w:t>
            </w:r>
          </w:p>
        </w:tc>
        <w:tc>
          <w:tcPr>
            <w:tcW w:w="1468" w:type="dxa"/>
          </w:tcPr>
          <w:p w14:paraId="60940F56" w14:textId="6647CB2B" w:rsidR="005713B8" w:rsidRPr="004D121C" w:rsidRDefault="005713B8" w:rsidP="00D22D2D">
            <w:pPr>
              <w:spacing w:after="120" w:line="360" w:lineRule="auto"/>
              <w:jc w:val="both"/>
              <w:rPr>
                <w:sz w:val="24"/>
                <w:szCs w:val="24"/>
              </w:rPr>
            </w:pPr>
            <w:r w:rsidRPr="004D121C">
              <w:rPr>
                <w:sz w:val="24"/>
                <w:szCs w:val="24"/>
              </w:rPr>
              <w:t>#150, 000</w:t>
            </w:r>
          </w:p>
        </w:tc>
      </w:tr>
    </w:tbl>
    <w:p w14:paraId="74343A5E" w14:textId="77777777" w:rsidR="004F49B6" w:rsidRPr="004D121C" w:rsidRDefault="004F49B6" w:rsidP="004F49B6">
      <w:pPr>
        <w:rPr>
          <w:rFonts w:ascii="Times New Roman" w:hAnsi="Times New Roman" w:cs="Times New Roman"/>
          <w:b/>
          <w:bCs/>
          <w:sz w:val="48"/>
          <w:szCs w:val="48"/>
        </w:rPr>
      </w:pPr>
    </w:p>
    <w:p w14:paraId="264FC8DD" w14:textId="4DECBF37" w:rsidR="0001292A" w:rsidRPr="004D121C" w:rsidRDefault="0001292A" w:rsidP="000C5F1F">
      <w:pPr>
        <w:jc w:val="center"/>
        <w:rPr>
          <w:rFonts w:ascii="Times New Roman" w:hAnsi="Times New Roman" w:cs="Times New Roman"/>
          <w:b/>
          <w:bCs/>
          <w:sz w:val="48"/>
          <w:szCs w:val="48"/>
        </w:rPr>
      </w:pPr>
      <w:r w:rsidRPr="004D121C">
        <w:rPr>
          <w:rFonts w:ascii="Times New Roman" w:hAnsi="Times New Roman" w:cs="Times New Roman"/>
          <w:b/>
          <w:bCs/>
          <w:sz w:val="48"/>
          <w:szCs w:val="48"/>
        </w:rPr>
        <w:t>CHAPTER FOUR</w:t>
      </w:r>
    </w:p>
    <w:p w14:paraId="579E8846" w14:textId="1635809E" w:rsidR="0001292A" w:rsidRPr="004D121C" w:rsidRDefault="0001292A" w:rsidP="000C5F1F">
      <w:pPr>
        <w:rPr>
          <w:rFonts w:ascii="Times New Roman" w:hAnsi="Times New Roman" w:cs="Times New Roman"/>
          <w:b/>
          <w:bCs/>
          <w:sz w:val="36"/>
          <w:szCs w:val="36"/>
        </w:rPr>
      </w:pPr>
      <w:r w:rsidRPr="004D121C">
        <w:rPr>
          <w:rFonts w:ascii="Times New Roman" w:hAnsi="Times New Roman" w:cs="Times New Roman"/>
          <w:b/>
          <w:bCs/>
          <w:sz w:val="36"/>
          <w:szCs w:val="36"/>
        </w:rPr>
        <w:t>4.0 RESULT AND DISCUSSION</w:t>
      </w:r>
    </w:p>
    <w:p w14:paraId="1D93F76E" w14:textId="63DC247C" w:rsidR="000C5F1F" w:rsidRPr="004D121C" w:rsidRDefault="000C5F1F" w:rsidP="000C5F1F">
      <w:pPr>
        <w:rPr>
          <w:rFonts w:ascii="Times New Roman" w:hAnsi="Times New Roman" w:cs="Times New Roman"/>
          <w:b/>
          <w:bCs/>
          <w:sz w:val="28"/>
          <w:szCs w:val="28"/>
        </w:rPr>
      </w:pPr>
      <w:r w:rsidRPr="004D121C">
        <w:rPr>
          <w:rFonts w:ascii="Times New Roman" w:hAnsi="Times New Roman" w:cs="Times New Roman"/>
          <w:b/>
          <w:bCs/>
          <w:sz w:val="28"/>
          <w:szCs w:val="28"/>
        </w:rPr>
        <w:t>4.1 PERFOMNACE TES</w:t>
      </w:r>
      <w:r w:rsidR="00742327" w:rsidRPr="004D121C">
        <w:rPr>
          <w:rFonts w:ascii="Times New Roman" w:hAnsi="Times New Roman" w:cs="Times New Roman"/>
          <w:b/>
          <w:bCs/>
          <w:sz w:val="28"/>
          <w:szCs w:val="28"/>
        </w:rPr>
        <w:t>T</w:t>
      </w:r>
    </w:p>
    <w:p w14:paraId="0CC388DE" w14:textId="231F44E8" w:rsidR="000C5F1F" w:rsidRPr="004D121C" w:rsidRDefault="000C5F1F" w:rsidP="000C5F1F">
      <w:pPr>
        <w:rPr>
          <w:rFonts w:ascii="Times New Roman" w:hAnsi="Times New Roman" w:cs="Times New Roman"/>
          <w:sz w:val="24"/>
          <w:szCs w:val="24"/>
        </w:rPr>
      </w:pPr>
      <w:r w:rsidRPr="004D121C">
        <w:rPr>
          <w:rFonts w:ascii="Times New Roman" w:hAnsi="Times New Roman" w:cs="Times New Roman"/>
          <w:sz w:val="24"/>
          <w:szCs w:val="24"/>
        </w:rPr>
        <w:t>The testing of the entire project was carried out in stages</w:t>
      </w:r>
      <w:r w:rsidR="00140EC3" w:rsidRPr="004D121C">
        <w:rPr>
          <w:rFonts w:ascii="Times New Roman" w:hAnsi="Times New Roman" w:cs="Times New Roman"/>
          <w:sz w:val="24"/>
          <w:szCs w:val="24"/>
        </w:rPr>
        <w:t>.</w:t>
      </w:r>
    </w:p>
    <w:p w14:paraId="70788D9B" w14:textId="5BDD60EE" w:rsidR="00140EC3" w:rsidRPr="004D121C" w:rsidRDefault="008736F8" w:rsidP="000C5F1F">
      <w:pPr>
        <w:rPr>
          <w:rFonts w:ascii="Times New Roman" w:hAnsi="Times New Roman" w:cs="Times New Roman"/>
          <w:sz w:val="24"/>
          <w:szCs w:val="24"/>
        </w:rPr>
      </w:pPr>
      <w:r w:rsidRPr="004D121C">
        <w:rPr>
          <w:rFonts w:ascii="Times New Roman" w:hAnsi="Times New Roman" w:cs="Times New Roman"/>
          <w:sz w:val="24"/>
          <w:szCs w:val="24"/>
        </w:rPr>
        <w:t>As mentioned in the previous chapter in the dataset section, of the 2,400 images collected, 80% of the images will be used to train the cascade and the remaining 20% will be used as a testing dataset for the trained model.</w:t>
      </w:r>
    </w:p>
    <w:p w14:paraId="56DC65F3" w14:textId="6109D5B6" w:rsidR="00140EC3" w:rsidRPr="004D121C" w:rsidRDefault="00140EC3" w:rsidP="000C5F1F">
      <w:pPr>
        <w:rPr>
          <w:rFonts w:ascii="Times New Roman" w:hAnsi="Times New Roman" w:cs="Times New Roman"/>
          <w:sz w:val="24"/>
          <w:szCs w:val="24"/>
        </w:rPr>
      </w:pPr>
      <w:r w:rsidRPr="004D121C">
        <w:rPr>
          <w:rFonts w:ascii="Times New Roman" w:hAnsi="Times New Roman" w:cs="Times New Roman"/>
          <w:sz w:val="24"/>
          <w:szCs w:val="24"/>
        </w:rPr>
        <w:t>In the following test, the lighting condition of the facemask detection is taken into consideration. The data set is di</w:t>
      </w:r>
      <w:r w:rsidR="00467DFF" w:rsidRPr="004D121C">
        <w:rPr>
          <w:rFonts w:ascii="Times New Roman" w:hAnsi="Times New Roman" w:cs="Times New Roman"/>
          <w:sz w:val="24"/>
          <w:szCs w:val="24"/>
        </w:rPr>
        <w:t xml:space="preserve">vided </w:t>
      </w:r>
      <w:r w:rsidRPr="004D121C">
        <w:rPr>
          <w:rFonts w:ascii="Times New Roman" w:hAnsi="Times New Roman" w:cs="Times New Roman"/>
          <w:sz w:val="24"/>
          <w:szCs w:val="24"/>
        </w:rPr>
        <w:t xml:space="preserve">into 3 categories, namely sufﬁcient lighting, insufﬁcient lighting, and mixed scenarios. The ﬁrst scenario with a dataset containing images of faces with and without masks that have sufﬁcient lighting has </w:t>
      </w:r>
      <w:r w:rsidR="00467DFF" w:rsidRPr="004D121C">
        <w:rPr>
          <w:rFonts w:ascii="Times New Roman" w:hAnsi="Times New Roman" w:cs="Times New Roman"/>
          <w:sz w:val="24"/>
          <w:szCs w:val="24"/>
        </w:rPr>
        <w:t>the highest</w:t>
      </w:r>
      <w:r w:rsidRPr="004D121C">
        <w:rPr>
          <w:rFonts w:ascii="Times New Roman" w:hAnsi="Times New Roman" w:cs="Times New Roman"/>
          <w:sz w:val="24"/>
          <w:szCs w:val="24"/>
        </w:rPr>
        <w:t xml:space="preserve"> accuracy, namely 96.6%. The image dataset that has insu</w:t>
      </w:r>
      <w:r w:rsidR="00742327" w:rsidRPr="004D121C">
        <w:rPr>
          <w:rFonts w:ascii="Times New Roman" w:hAnsi="Times New Roman" w:cs="Times New Roman"/>
          <w:sz w:val="24"/>
          <w:szCs w:val="24"/>
        </w:rPr>
        <w:t>f</w:t>
      </w:r>
      <w:r w:rsidRPr="004D121C">
        <w:rPr>
          <w:rFonts w:ascii="Times New Roman" w:hAnsi="Times New Roman" w:cs="Times New Roman"/>
          <w:sz w:val="24"/>
          <w:szCs w:val="24"/>
        </w:rPr>
        <w:t>ﬁcient lighting has the lowest accuracy, namely 67.7</w:t>
      </w:r>
      <w:r w:rsidR="00467DFF" w:rsidRPr="004D121C">
        <w:rPr>
          <w:rFonts w:ascii="Times New Roman" w:hAnsi="Times New Roman" w:cs="Times New Roman"/>
          <w:sz w:val="24"/>
          <w:szCs w:val="24"/>
        </w:rPr>
        <w:t>%. In</w:t>
      </w:r>
      <w:r w:rsidRPr="004D121C">
        <w:rPr>
          <w:rFonts w:ascii="Times New Roman" w:hAnsi="Times New Roman" w:cs="Times New Roman"/>
          <w:sz w:val="24"/>
          <w:szCs w:val="24"/>
        </w:rPr>
        <w:t xml:space="preserve"> the mixed image dataset between sufﬁcient lighting and</w:t>
      </w:r>
      <w:r w:rsidR="00467DFF" w:rsidRPr="004D121C">
        <w:rPr>
          <w:rFonts w:ascii="Times New Roman" w:hAnsi="Times New Roman" w:cs="Times New Roman"/>
          <w:sz w:val="24"/>
          <w:szCs w:val="24"/>
        </w:rPr>
        <w:t xml:space="preserve"> insu</w:t>
      </w:r>
      <w:r w:rsidR="00742327" w:rsidRPr="004D121C">
        <w:rPr>
          <w:rFonts w:ascii="Times New Roman" w:hAnsi="Times New Roman" w:cs="Times New Roman"/>
          <w:sz w:val="24"/>
          <w:szCs w:val="24"/>
        </w:rPr>
        <w:t>f</w:t>
      </w:r>
      <w:r w:rsidR="00467DFF" w:rsidRPr="004D121C">
        <w:rPr>
          <w:rFonts w:ascii="Times New Roman" w:hAnsi="Times New Roman" w:cs="Times New Roman"/>
          <w:sz w:val="24"/>
          <w:szCs w:val="24"/>
        </w:rPr>
        <w:t>ﬁcient lighting, the accuracy is 89.7%. In addition, as</w:t>
      </w:r>
      <w:r w:rsidR="00742327" w:rsidRPr="004D121C">
        <w:rPr>
          <w:rFonts w:ascii="Times New Roman" w:hAnsi="Times New Roman" w:cs="Times New Roman"/>
          <w:sz w:val="24"/>
          <w:szCs w:val="24"/>
        </w:rPr>
        <w:t xml:space="preserve"> </w:t>
      </w:r>
      <w:r w:rsidR="00467DFF" w:rsidRPr="004D121C">
        <w:rPr>
          <w:rFonts w:ascii="Times New Roman" w:hAnsi="Times New Roman" w:cs="Times New Roman"/>
          <w:sz w:val="24"/>
          <w:szCs w:val="24"/>
        </w:rPr>
        <w:t>in the previous test, in each scenario the precision value is</w:t>
      </w:r>
      <w:r w:rsidR="00742327" w:rsidRPr="004D121C">
        <w:rPr>
          <w:rFonts w:ascii="Times New Roman" w:hAnsi="Times New Roman" w:cs="Times New Roman"/>
          <w:sz w:val="24"/>
          <w:szCs w:val="24"/>
        </w:rPr>
        <w:t xml:space="preserve"> </w:t>
      </w:r>
      <w:r w:rsidR="00467DFF" w:rsidRPr="004D121C">
        <w:rPr>
          <w:rFonts w:ascii="Times New Roman" w:hAnsi="Times New Roman" w:cs="Times New Roman"/>
          <w:sz w:val="24"/>
          <w:szCs w:val="24"/>
        </w:rPr>
        <w:t>consistently higher than the recall value.</w:t>
      </w:r>
    </w:p>
    <w:p w14:paraId="16F331FA" w14:textId="557878D6" w:rsidR="008736F8" w:rsidRPr="004D121C" w:rsidRDefault="008736F8" w:rsidP="000C5F1F">
      <w:pPr>
        <w:rPr>
          <w:rFonts w:ascii="Times New Roman" w:hAnsi="Times New Roman" w:cs="Times New Roman"/>
          <w:sz w:val="24"/>
          <w:szCs w:val="24"/>
        </w:rPr>
      </w:pPr>
      <w:r w:rsidRPr="004D121C">
        <w:rPr>
          <w:rFonts w:ascii="Times New Roman" w:hAnsi="Times New Roman" w:cs="Times New Roman"/>
          <w:sz w:val="24"/>
          <w:szCs w:val="24"/>
        </w:rPr>
        <w:t xml:space="preserve"> </w:t>
      </w:r>
    </w:p>
    <w:p w14:paraId="09C09D6F" w14:textId="77777777" w:rsidR="0096679B" w:rsidRPr="004D121C" w:rsidRDefault="0096679B" w:rsidP="000C5F1F">
      <w:pPr>
        <w:rPr>
          <w:rFonts w:ascii="Times New Roman" w:hAnsi="Times New Roman" w:cs="Times New Roman"/>
          <w:sz w:val="24"/>
          <w:szCs w:val="24"/>
        </w:rPr>
      </w:pPr>
    </w:p>
    <w:p w14:paraId="298A2672" w14:textId="2116EB46" w:rsidR="008736F8" w:rsidRPr="004D121C" w:rsidRDefault="00742327" w:rsidP="000C5F1F">
      <w:pPr>
        <w:rPr>
          <w:rFonts w:ascii="Times New Roman" w:hAnsi="Times New Roman" w:cs="Times New Roman"/>
          <w:sz w:val="36"/>
          <w:szCs w:val="36"/>
        </w:rPr>
      </w:pPr>
      <w:r w:rsidRPr="004D121C">
        <w:rPr>
          <w:rFonts w:ascii="Times New Roman" w:hAnsi="Times New Roman" w:cs="Times New Roman"/>
          <w:noProof/>
          <w:sz w:val="36"/>
          <w:szCs w:val="36"/>
        </w:rPr>
        <w:lastRenderedPageBreak/>
        <w:drawing>
          <wp:inline distT="0" distB="0" distL="0" distR="0" wp14:anchorId="43C0D808" wp14:editId="2215DB9C">
            <wp:extent cx="5770880" cy="2499256"/>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5797477" cy="2510774"/>
                    </a:xfrm>
                    <a:prstGeom prst="rect">
                      <a:avLst/>
                    </a:prstGeom>
                  </pic:spPr>
                </pic:pic>
              </a:graphicData>
            </a:graphic>
          </wp:inline>
        </w:drawing>
      </w:r>
    </w:p>
    <w:p w14:paraId="074CADCE" w14:textId="77777777" w:rsidR="00FA535B" w:rsidRPr="004D121C" w:rsidRDefault="00FA535B" w:rsidP="000C5F1F">
      <w:pPr>
        <w:rPr>
          <w:rFonts w:ascii="Times New Roman" w:hAnsi="Times New Roman" w:cs="Times New Roman"/>
          <w:sz w:val="36"/>
          <w:szCs w:val="36"/>
        </w:rPr>
      </w:pPr>
    </w:p>
    <w:p w14:paraId="1B2AAEA4" w14:textId="12B030BF" w:rsidR="000C5F1F" w:rsidRPr="004D121C" w:rsidRDefault="0096679B" w:rsidP="000C5F1F">
      <w:pPr>
        <w:rPr>
          <w:rFonts w:ascii="Times New Roman" w:hAnsi="Times New Roman" w:cs="Times New Roman"/>
          <w:sz w:val="32"/>
          <w:szCs w:val="32"/>
        </w:rPr>
      </w:pPr>
      <w:r w:rsidRPr="004D121C">
        <w:rPr>
          <w:rFonts w:ascii="Times New Roman" w:hAnsi="Times New Roman" w:cs="Times New Roman"/>
          <w:sz w:val="32"/>
          <w:szCs w:val="32"/>
        </w:rPr>
        <w:t xml:space="preserve">        COMPARESON BETWEEN THE THREE CONDITIONS </w:t>
      </w:r>
    </w:p>
    <w:p w14:paraId="51309224" w14:textId="4F634B77" w:rsidR="0096679B" w:rsidRPr="004D121C" w:rsidRDefault="0096679B" w:rsidP="000C5F1F">
      <w:pPr>
        <w:rPr>
          <w:rFonts w:ascii="Times New Roman" w:hAnsi="Times New Roman" w:cs="Times New Roman"/>
          <w:sz w:val="36"/>
          <w:szCs w:val="36"/>
        </w:rPr>
      </w:pPr>
    </w:p>
    <w:p w14:paraId="2F52ECA6" w14:textId="52A7DD81" w:rsidR="0096679B" w:rsidRPr="004D121C" w:rsidRDefault="00B8479B" w:rsidP="000C5F1F">
      <w:pPr>
        <w:rPr>
          <w:rFonts w:ascii="Times New Roman" w:hAnsi="Times New Roman" w:cs="Times New Roman"/>
          <w:sz w:val="36"/>
          <w:szCs w:val="36"/>
        </w:rPr>
      </w:pPr>
      <w:r w:rsidRPr="004D121C">
        <w:rPr>
          <w:rFonts w:ascii="Times New Roman" w:hAnsi="Times New Roman" w:cs="Times New Roman"/>
          <w:sz w:val="36"/>
          <w:szCs w:val="36"/>
        </w:rPr>
        <w:t xml:space="preserve"> </w:t>
      </w:r>
    </w:p>
    <w:p w14:paraId="2DCAFDD5" w14:textId="07C6B0A0" w:rsidR="000C5F1F" w:rsidRPr="004D121C" w:rsidRDefault="000C5F1F" w:rsidP="000C5F1F">
      <w:pPr>
        <w:rPr>
          <w:rFonts w:ascii="Times New Roman" w:hAnsi="Times New Roman" w:cs="Times New Roman"/>
          <w:b/>
          <w:bCs/>
          <w:sz w:val="28"/>
          <w:szCs w:val="28"/>
        </w:rPr>
      </w:pPr>
      <w:r w:rsidRPr="004D121C">
        <w:rPr>
          <w:rFonts w:ascii="Times New Roman" w:hAnsi="Times New Roman" w:cs="Times New Roman"/>
          <w:b/>
          <w:bCs/>
          <w:sz w:val="28"/>
          <w:szCs w:val="28"/>
        </w:rPr>
        <w:t>4.2 PRESENTATION OF RESULT</w:t>
      </w:r>
    </w:p>
    <w:p w14:paraId="6C728E9D" w14:textId="0B1A6B9D" w:rsidR="00B8479B" w:rsidRPr="004D121C" w:rsidRDefault="00B8479B" w:rsidP="000C5F1F">
      <w:pPr>
        <w:rPr>
          <w:rFonts w:ascii="Times New Roman" w:hAnsi="Times New Roman" w:cs="Times New Roman"/>
          <w:sz w:val="36"/>
          <w:szCs w:val="36"/>
        </w:rPr>
      </w:pPr>
      <w:r w:rsidRPr="004D121C">
        <w:rPr>
          <w:rFonts w:ascii="Times New Roman" w:hAnsi="Times New Roman" w:cs="Times New Roman"/>
          <w:sz w:val="36"/>
          <w:szCs w:val="36"/>
        </w:rPr>
        <w:t xml:space="preserve">The face mask detecting system utilized a raspberry camera for snapping the image, the output of the camera is fed into the raspberry pi microcontroller which load the data from its storage disk, process the image then output the result as either masked or no mask. The sample of the two possible outcomes from the project is shown in the fig below. </w:t>
      </w:r>
    </w:p>
    <w:p w14:paraId="76FA9F85" w14:textId="433AB21A" w:rsidR="00B8479B" w:rsidRPr="004D121C" w:rsidRDefault="00B8479B" w:rsidP="000C5F1F">
      <w:pPr>
        <w:rPr>
          <w:rFonts w:ascii="Times New Roman" w:hAnsi="Times New Roman" w:cs="Times New Roman"/>
          <w:sz w:val="36"/>
          <w:szCs w:val="36"/>
        </w:rPr>
      </w:pPr>
    </w:p>
    <w:p w14:paraId="3DCF6DB5" w14:textId="77777777" w:rsidR="000C759F" w:rsidRPr="004D121C" w:rsidRDefault="000C759F" w:rsidP="000C5F1F">
      <w:pPr>
        <w:rPr>
          <w:rFonts w:ascii="Times New Roman" w:hAnsi="Times New Roman" w:cs="Times New Roman"/>
          <w:sz w:val="36"/>
          <w:szCs w:val="36"/>
        </w:rPr>
      </w:pPr>
    </w:p>
    <w:p w14:paraId="5D06DC67" w14:textId="4C7E29A6" w:rsidR="00FA535B" w:rsidRPr="004D121C" w:rsidRDefault="00FA535B" w:rsidP="000C5F1F">
      <w:pPr>
        <w:rPr>
          <w:rFonts w:ascii="Times New Roman" w:hAnsi="Times New Roman" w:cs="Times New Roman"/>
          <w:sz w:val="36"/>
          <w:szCs w:val="36"/>
        </w:rPr>
      </w:pPr>
      <w:r w:rsidRPr="004D121C">
        <w:rPr>
          <w:rFonts w:ascii="Times New Roman" w:hAnsi="Times New Roman" w:cs="Times New Roman"/>
          <w:noProof/>
        </w:rPr>
        <w:lastRenderedPageBreak/>
        <w:drawing>
          <wp:anchor distT="0" distB="0" distL="114300" distR="114300" simplePos="0" relativeHeight="251715584" behindDoc="0" locked="0" layoutInCell="1" allowOverlap="1" wp14:anchorId="253B2662" wp14:editId="39B70B25">
            <wp:simplePos x="0" y="0"/>
            <wp:positionH relativeFrom="column">
              <wp:posOffset>0</wp:posOffset>
            </wp:positionH>
            <wp:positionV relativeFrom="paragraph">
              <wp:posOffset>121497</wp:posOffset>
            </wp:positionV>
            <wp:extent cx="2065020" cy="1963939"/>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2959" t="38871" r="22528" b="186"/>
                    <a:stretch/>
                  </pic:blipFill>
                  <pic:spPr bwMode="auto">
                    <a:xfrm>
                      <a:off x="0" y="0"/>
                      <a:ext cx="2065020" cy="1963939"/>
                    </a:xfrm>
                    <a:prstGeom prst="rect">
                      <a:avLst/>
                    </a:prstGeom>
                    <a:ln>
                      <a:noFill/>
                    </a:ln>
                    <a:extLst>
                      <a:ext uri="{53640926-AAD7-44D8-BBD7-CCE9431645EC}">
                        <a14:shadowObscured xmlns:a14="http://schemas.microsoft.com/office/drawing/2010/main"/>
                      </a:ext>
                    </a:extLst>
                  </pic:spPr>
                </pic:pic>
              </a:graphicData>
            </a:graphic>
          </wp:anchor>
        </w:drawing>
      </w:r>
      <w:r w:rsidR="00B8479B" w:rsidRPr="004D121C">
        <w:rPr>
          <w:rFonts w:ascii="Times New Roman" w:hAnsi="Times New Roman" w:cs="Times New Roman"/>
          <w:sz w:val="36"/>
          <w:szCs w:val="36"/>
        </w:rPr>
        <w:t xml:space="preserve">                              </w:t>
      </w:r>
      <w:r w:rsidR="00194F23" w:rsidRPr="004D121C">
        <w:rPr>
          <w:rFonts w:ascii="Times New Roman" w:hAnsi="Times New Roman" w:cs="Times New Roman"/>
          <w:noProof/>
        </w:rPr>
        <w:drawing>
          <wp:inline distT="0" distB="0" distL="0" distR="0" wp14:anchorId="58B8A07B" wp14:editId="3816A581">
            <wp:extent cx="1786890" cy="177461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762" t="40555" r="30037" b="4357"/>
                    <a:stretch/>
                  </pic:blipFill>
                  <pic:spPr bwMode="auto">
                    <a:xfrm>
                      <a:off x="0" y="0"/>
                      <a:ext cx="1788268" cy="1775982"/>
                    </a:xfrm>
                    <a:prstGeom prst="rect">
                      <a:avLst/>
                    </a:prstGeom>
                    <a:ln>
                      <a:noFill/>
                    </a:ln>
                    <a:extLst>
                      <a:ext uri="{53640926-AAD7-44D8-BBD7-CCE9431645EC}">
                        <a14:shadowObscured xmlns:a14="http://schemas.microsoft.com/office/drawing/2010/main"/>
                      </a:ext>
                    </a:extLst>
                  </pic:spPr>
                </pic:pic>
              </a:graphicData>
            </a:graphic>
          </wp:inline>
        </w:drawing>
      </w:r>
    </w:p>
    <w:p w14:paraId="0B74EF3A" w14:textId="66FAEBF3" w:rsidR="00FA535B" w:rsidRPr="004D121C" w:rsidRDefault="00090C50" w:rsidP="000C5F1F">
      <w:pPr>
        <w:rPr>
          <w:rFonts w:ascii="Times New Roman" w:hAnsi="Times New Roman" w:cs="Times New Roman"/>
          <w:sz w:val="36"/>
          <w:szCs w:val="36"/>
        </w:rPr>
      </w:pPr>
      <w:r w:rsidRPr="004D121C">
        <w:rPr>
          <w:rFonts w:ascii="Times New Roman" w:hAnsi="Times New Roman" w:cs="Times New Roman"/>
          <w:sz w:val="36"/>
          <w:szCs w:val="36"/>
        </w:rPr>
        <w:t xml:space="preserve">                                  </w:t>
      </w:r>
      <w:r w:rsidR="00B8479B" w:rsidRPr="004D121C">
        <w:rPr>
          <w:rFonts w:ascii="Times New Roman" w:hAnsi="Times New Roman" w:cs="Times New Roman"/>
          <w:sz w:val="36"/>
          <w:szCs w:val="36"/>
        </w:rPr>
        <w:t>Face with mask                                                     Face wit</w:t>
      </w:r>
      <w:r w:rsidRPr="004D121C">
        <w:rPr>
          <w:rFonts w:ascii="Times New Roman" w:hAnsi="Times New Roman" w:cs="Times New Roman"/>
          <w:sz w:val="36"/>
          <w:szCs w:val="36"/>
        </w:rPr>
        <w:t>hout mask</w:t>
      </w:r>
    </w:p>
    <w:p w14:paraId="45F5C585" w14:textId="5CC5A753" w:rsidR="00FA535B" w:rsidRPr="004D121C" w:rsidRDefault="00FA535B" w:rsidP="000C5F1F">
      <w:pPr>
        <w:rPr>
          <w:rFonts w:ascii="Times New Roman" w:hAnsi="Times New Roman" w:cs="Times New Roman"/>
          <w:sz w:val="36"/>
          <w:szCs w:val="36"/>
        </w:rPr>
      </w:pPr>
    </w:p>
    <w:p w14:paraId="2D9016AA" w14:textId="77777777" w:rsidR="00FA535B" w:rsidRPr="004D121C" w:rsidRDefault="00FA535B" w:rsidP="000C5F1F">
      <w:pPr>
        <w:rPr>
          <w:rFonts w:ascii="Times New Roman" w:hAnsi="Times New Roman" w:cs="Times New Roman"/>
          <w:sz w:val="36"/>
          <w:szCs w:val="36"/>
        </w:rPr>
      </w:pPr>
    </w:p>
    <w:p w14:paraId="35D2F983" w14:textId="77777777" w:rsidR="00FA535B" w:rsidRPr="004D121C" w:rsidRDefault="00FA535B" w:rsidP="000C5F1F">
      <w:pPr>
        <w:rPr>
          <w:rFonts w:ascii="Times New Roman" w:hAnsi="Times New Roman" w:cs="Times New Roman"/>
          <w:sz w:val="36"/>
          <w:szCs w:val="36"/>
        </w:rPr>
      </w:pPr>
    </w:p>
    <w:p w14:paraId="103E14D9" w14:textId="77777777" w:rsidR="00FA535B" w:rsidRPr="004D121C" w:rsidRDefault="00FA535B" w:rsidP="000C5F1F">
      <w:pPr>
        <w:rPr>
          <w:rFonts w:ascii="Times New Roman" w:hAnsi="Times New Roman" w:cs="Times New Roman"/>
          <w:sz w:val="36"/>
          <w:szCs w:val="36"/>
        </w:rPr>
      </w:pPr>
    </w:p>
    <w:p w14:paraId="35379344" w14:textId="77777777" w:rsidR="00FA535B" w:rsidRPr="004D121C" w:rsidRDefault="00FA535B" w:rsidP="000C5F1F">
      <w:pPr>
        <w:rPr>
          <w:rFonts w:ascii="Times New Roman" w:hAnsi="Times New Roman" w:cs="Times New Roman"/>
          <w:sz w:val="36"/>
          <w:szCs w:val="36"/>
        </w:rPr>
      </w:pPr>
    </w:p>
    <w:p w14:paraId="5834950D" w14:textId="77777777" w:rsidR="00FA535B" w:rsidRPr="004D121C" w:rsidRDefault="00FA535B" w:rsidP="000C5F1F">
      <w:pPr>
        <w:rPr>
          <w:rFonts w:ascii="Times New Roman" w:hAnsi="Times New Roman" w:cs="Times New Roman"/>
          <w:sz w:val="36"/>
          <w:szCs w:val="36"/>
        </w:rPr>
      </w:pPr>
    </w:p>
    <w:p w14:paraId="60D7F630" w14:textId="77777777" w:rsidR="00FA535B" w:rsidRPr="004D121C" w:rsidRDefault="00FA535B" w:rsidP="000C5F1F">
      <w:pPr>
        <w:rPr>
          <w:rFonts w:ascii="Times New Roman" w:hAnsi="Times New Roman" w:cs="Times New Roman"/>
          <w:sz w:val="36"/>
          <w:szCs w:val="36"/>
        </w:rPr>
      </w:pPr>
    </w:p>
    <w:p w14:paraId="40D703E1" w14:textId="77777777" w:rsidR="004F49B6" w:rsidRPr="004D121C" w:rsidRDefault="004F49B6" w:rsidP="00C741F2">
      <w:pPr>
        <w:rPr>
          <w:rFonts w:ascii="Times New Roman" w:hAnsi="Times New Roman" w:cs="Times New Roman"/>
          <w:sz w:val="36"/>
          <w:szCs w:val="36"/>
        </w:rPr>
      </w:pPr>
    </w:p>
    <w:p w14:paraId="2BBA9381" w14:textId="19DFFC19" w:rsidR="0001292A" w:rsidRPr="004D121C" w:rsidRDefault="0001292A" w:rsidP="004F49B6">
      <w:pPr>
        <w:jc w:val="center"/>
        <w:rPr>
          <w:rFonts w:ascii="Times New Roman" w:hAnsi="Times New Roman" w:cs="Times New Roman"/>
          <w:b/>
          <w:bCs/>
          <w:sz w:val="48"/>
          <w:szCs w:val="48"/>
        </w:rPr>
      </w:pPr>
      <w:r w:rsidRPr="004D121C">
        <w:rPr>
          <w:rFonts w:ascii="Times New Roman" w:hAnsi="Times New Roman" w:cs="Times New Roman"/>
          <w:b/>
          <w:bCs/>
          <w:sz w:val="48"/>
          <w:szCs w:val="48"/>
        </w:rPr>
        <w:t>CHAPTER FIVE</w:t>
      </w:r>
    </w:p>
    <w:p w14:paraId="047D5940" w14:textId="6DC1F38C" w:rsidR="0001292A" w:rsidRPr="004D121C" w:rsidRDefault="0001292A" w:rsidP="00C741F2">
      <w:pPr>
        <w:rPr>
          <w:rFonts w:ascii="Times New Roman" w:hAnsi="Times New Roman" w:cs="Times New Roman"/>
          <w:b/>
          <w:bCs/>
          <w:sz w:val="36"/>
          <w:szCs w:val="36"/>
        </w:rPr>
      </w:pPr>
      <w:r w:rsidRPr="004D121C">
        <w:rPr>
          <w:rFonts w:ascii="Times New Roman" w:hAnsi="Times New Roman" w:cs="Times New Roman"/>
          <w:b/>
          <w:bCs/>
          <w:sz w:val="36"/>
          <w:szCs w:val="36"/>
        </w:rPr>
        <w:t>5.0 CONCLUSION AND RECOMMENDATION</w:t>
      </w:r>
    </w:p>
    <w:p w14:paraId="44A921C5" w14:textId="033622D8" w:rsidR="0001292A" w:rsidRPr="004D121C" w:rsidRDefault="0001292A" w:rsidP="00C741F2">
      <w:pPr>
        <w:rPr>
          <w:rFonts w:ascii="Times New Roman" w:hAnsi="Times New Roman" w:cs="Times New Roman"/>
          <w:b/>
          <w:bCs/>
          <w:sz w:val="28"/>
          <w:szCs w:val="28"/>
        </w:rPr>
      </w:pPr>
      <w:r w:rsidRPr="004D121C">
        <w:rPr>
          <w:rFonts w:ascii="Times New Roman" w:hAnsi="Times New Roman" w:cs="Times New Roman"/>
          <w:b/>
          <w:bCs/>
          <w:sz w:val="28"/>
          <w:szCs w:val="28"/>
        </w:rPr>
        <w:t xml:space="preserve">5.1 CONCLUSSION </w:t>
      </w:r>
    </w:p>
    <w:p w14:paraId="4EE37CF4" w14:textId="22450991" w:rsidR="0001292A" w:rsidRPr="004D121C" w:rsidRDefault="004D74C6" w:rsidP="00C741F2">
      <w:pPr>
        <w:rPr>
          <w:rFonts w:ascii="Times New Roman" w:hAnsi="Times New Roman" w:cs="Times New Roman"/>
          <w:sz w:val="24"/>
          <w:szCs w:val="24"/>
        </w:rPr>
      </w:pPr>
      <w:r w:rsidRPr="004D121C">
        <w:rPr>
          <w:rFonts w:ascii="Times New Roman" w:hAnsi="Times New Roman" w:cs="Times New Roman"/>
          <w:sz w:val="24"/>
          <w:szCs w:val="24"/>
        </w:rPr>
        <w:t>This project was designed considering some factors such as response time, process time, economy durability</w:t>
      </w:r>
      <w:r w:rsidR="00566D01" w:rsidRPr="004D121C">
        <w:rPr>
          <w:rFonts w:ascii="Times New Roman" w:hAnsi="Times New Roman" w:cs="Times New Roman"/>
          <w:sz w:val="24"/>
          <w:szCs w:val="24"/>
        </w:rPr>
        <w:t xml:space="preserve">, </w:t>
      </w:r>
      <w:r w:rsidRPr="004D121C">
        <w:rPr>
          <w:rFonts w:ascii="Times New Roman" w:hAnsi="Times New Roman" w:cs="Times New Roman"/>
          <w:sz w:val="24"/>
          <w:szCs w:val="24"/>
        </w:rPr>
        <w:t xml:space="preserve">availability of research materials and the availability of the components </w:t>
      </w:r>
      <w:r w:rsidR="00566D01" w:rsidRPr="004D121C">
        <w:rPr>
          <w:rFonts w:ascii="Times New Roman" w:hAnsi="Times New Roman" w:cs="Times New Roman"/>
          <w:sz w:val="24"/>
          <w:szCs w:val="24"/>
        </w:rPr>
        <w:t>of</w:t>
      </w:r>
      <w:r w:rsidRPr="004D121C">
        <w:rPr>
          <w:rFonts w:ascii="Times New Roman" w:hAnsi="Times New Roman" w:cs="Times New Roman"/>
          <w:sz w:val="24"/>
          <w:szCs w:val="24"/>
        </w:rPr>
        <w:t xml:space="preserve"> the design specification. The general operation of this project depends on the training of the model and its accuracy depends on the amount of dataset used in training the model.</w:t>
      </w:r>
      <w:r w:rsidR="00566D01" w:rsidRPr="004D121C">
        <w:rPr>
          <w:rFonts w:ascii="Times New Roman" w:hAnsi="Times New Roman" w:cs="Times New Roman"/>
          <w:sz w:val="24"/>
          <w:szCs w:val="24"/>
        </w:rPr>
        <w:t xml:space="preserve"> Therefore, there is sufficient training and enough dataset to aid   the performance and accuracy of the system.</w:t>
      </w:r>
    </w:p>
    <w:p w14:paraId="4D8CC86E" w14:textId="6A818AB9" w:rsidR="00566D01" w:rsidRPr="004D121C" w:rsidRDefault="00566D01" w:rsidP="00C741F2">
      <w:pPr>
        <w:rPr>
          <w:rFonts w:ascii="Times New Roman" w:hAnsi="Times New Roman" w:cs="Times New Roman"/>
          <w:sz w:val="24"/>
          <w:szCs w:val="24"/>
        </w:rPr>
      </w:pPr>
      <w:r w:rsidRPr="004D121C">
        <w:rPr>
          <w:rFonts w:ascii="Times New Roman" w:hAnsi="Times New Roman" w:cs="Times New Roman"/>
          <w:sz w:val="24"/>
          <w:szCs w:val="24"/>
        </w:rPr>
        <w:t xml:space="preserve">The construction of the whole system is modular that is any part of the system can remove and replace easily which makes its maintenance and repair easier in the event of any breakdown. The work was quite tedious but eventually was s </w:t>
      </w:r>
      <w:r w:rsidR="007A71A3" w:rsidRPr="004D121C">
        <w:rPr>
          <w:rFonts w:ascii="Times New Roman" w:hAnsi="Times New Roman" w:cs="Times New Roman"/>
          <w:sz w:val="24"/>
          <w:szCs w:val="24"/>
        </w:rPr>
        <w:t>success. Its</w:t>
      </w:r>
      <w:r w:rsidRPr="004D121C">
        <w:rPr>
          <w:rFonts w:ascii="Times New Roman" w:hAnsi="Times New Roman" w:cs="Times New Roman"/>
          <w:sz w:val="24"/>
          <w:szCs w:val="24"/>
        </w:rPr>
        <w:t xml:space="preserve"> successful completion shows that there </w:t>
      </w:r>
      <w:r w:rsidR="00F46823" w:rsidRPr="004D121C">
        <w:rPr>
          <w:rFonts w:ascii="Times New Roman" w:hAnsi="Times New Roman" w:cs="Times New Roman"/>
          <w:sz w:val="24"/>
          <w:szCs w:val="24"/>
        </w:rPr>
        <w:t>are many</w:t>
      </w:r>
      <w:r w:rsidRPr="004D121C">
        <w:rPr>
          <w:rFonts w:ascii="Times New Roman" w:hAnsi="Times New Roman" w:cs="Times New Roman"/>
          <w:sz w:val="24"/>
          <w:szCs w:val="24"/>
        </w:rPr>
        <w:t xml:space="preserve"> ways to manipulate image, </w:t>
      </w:r>
      <w:r w:rsidR="00F46823" w:rsidRPr="004D121C">
        <w:rPr>
          <w:rFonts w:ascii="Times New Roman" w:hAnsi="Times New Roman" w:cs="Times New Roman"/>
          <w:sz w:val="24"/>
          <w:szCs w:val="24"/>
        </w:rPr>
        <w:t xml:space="preserve">computer vision with </w:t>
      </w:r>
      <w:r w:rsidR="007A71A3" w:rsidRPr="004D121C">
        <w:rPr>
          <w:rFonts w:ascii="Times New Roman" w:hAnsi="Times New Roman" w:cs="Times New Roman"/>
          <w:sz w:val="24"/>
          <w:szCs w:val="24"/>
        </w:rPr>
        <w:lastRenderedPageBreak/>
        <w:t>advance</w:t>
      </w:r>
      <w:r w:rsidR="00F46823" w:rsidRPr="004D121C">
        <w:rPr>
          <w:rFonts w:ascii="Times New Roman" w:hAnsi="Times New Roman" w:cs="Times New Roman"/>
          <w:sz w:val="24"/>
          <w:szCs w:val="24"/>
        </w:rPr>
        <w:t xml:space="preserve"> in technology can be combine to </w:t>
      </w:r>
      <w:r w:rsidR="007A71A3" w:rsidRPr="004D121C">
        <w:rPr>
          <w:rFonts w:ascii="Times New Roman" w:hAnsi="Times New Roman" w:cs="Times New Roman"/>
          <w:sz w:val="24"/>
          <w:szCs w:val="24"/>
        </w:rPr>
        <w:t>use</w:t>
      </w:r>
      <w:r w:rsidR="00F46823" w:rsidRPr="004D121C">
        <w:rPr>
          <w:rFonts w:ascii="Times New Roman" w:hAnsi="Times New Roman" w:cs="Times New Roman"/>
          <w:sz w:val="24"/>
          <w:szCs w:val="24"/>
        </w:rPr>
        <w:t xml:space="preserve"> as great tools in decision making, and finally computer vision can be </w:t>
      </w:r>
      <w:r w:rsidR="007A71A3" w:rsidRPr="004D121C">
        <w:rPr>
          <w:rFonts w:ascii="Times New Roman" w:hAnsi="Times New Roman" w:cs="Times New Roman"/>
          <w:sz w:val="24"/>
          <w:szCs w:val="24"/>
        </w:rPr>
        <w:t>deployed in</w:t>
      </w:r>
      <w:r w:rsidR="00F46823" w:rsidRPr="004D121C">
        <w:rPr>
          <w:rFonts w:ascii="Times New Roman" w:hAnsi="Times New Roman" w:cs="Times New Roman"/>
          <w:sz w:val="24"/>
          <w:szCs w:val="24"/>
        </w:rPr>
        <w:t xml:space="preserve"> the detection and identification of any objects.</w:t>
      </w:r>
    </w:p>
    <w:p w14:paraId="06B3CF46" w14:textId="77777777" w:rsidR="007A71A3" w:rsidRPr="004D121C" w:rsidRDefault="007A71A3" w:rsidP="00C741F2">
      <w:pPr>
        <w:rPr>
          <w:rFonts w:ascii="Times New Roman" w:hAnsi="Times New Roman" w:cs="Times New Roman"/>
          <w:sz w:val="24"/>
          <w:szCs w:val="24"/>
        </w:rPr>
      </w:pPr>
    </w:p>
    <w:p w14:paraId="5DE35786" w14:textId="4F8EEF9D" w:rsidR="00F46823" w:rsidRPr="004D121C" w:rsidRDefault="00F46823" w:rsidP="00C741F2">
      <w:pPr>
        <w:rPr>
          <w:rFonts w:ascii="Times New Roman" w:hAnsi="Times New Roman" w:cs="Times New Roman"/>
          <w:b/>
          <w:bCs/>
          <w:sz w:val="28"/>
          <w:szCs w:val="28"/>
        </w:rPr>
      </w:pPr>
      <w:r w:rsidRPr="004D121C">
        <w:rPr>
          <w:rFonts w:ascii="Times New Roman" w:hAnsi="Times New Roman" w:cs="Times New Roman"/>
          <w:b/>
          <w:bCs/>
          <w:sz w:val="28"/>
          <w:szCs w:val="28"/>
        </w:rPr>
        <w:t>5.2 RECOMMENDATION</w:t>
      </w:r>
    </w:p>
    <w:p w14:paraId="398B2CE8" w14:textId="565DC2EB" w:rsidR="00F46823" w:rsidRPr="004D121C" w:rsidRDefault="00247442" w:rsidP="00C741F2">
      <w:pPr>
        <w:rPr>
          <w:rFonts w:ascii="Times New Roman" w:hAnsi="Times New Roman" w:cs="Times New Roman"/>
          <w:sz w:val="24"/>
          <w:szCs w:val="24"/>
        </w:rPr>
      </w:pPr>
      <w:r w:rsidRPr="004D121C">
        <w:rPr>
          <w:rFonts w:ascii="Times New Roman" w:hAnsi="Times New Roman" w:cs="Times New Roman"/>
          <w:sz w:val="24"/>
          <w:szCs w:val="24"/>
        </w:rPr>
        <w:t xml:space="preserve">There are </w:t>
      </w:r>
      <w:r w:rsidR="00C741F2" w:rsidRPr="004D121C">
        <w:rPr>
          <w:rFonts w:ascii="Times New Roman" w:hAnsi="Times New Roman" w:cs="Times New Roman"/>
          <w:sz w:val="24"/>
          <w:szCs w:val="24"/>
        </w:rPr>
        <w:t>many</w:t>
      </w:r>
      <w:r w:rsidRPr="004D121C">
        <w:rPr>
          <w:rFonts w:ascii="Times New Roman" w:hAnsi="Times New Roman" w:cs="Times New Roman"/>
          <w:sz w:val="24"/>
          <w:szCs w:val="24"/>
        </w:rPr>
        <w:t xml:space="preserve"> improvements that can be made in the future model of </w:t>
      </w:r>
      <w:r w:rsidR="00C741F2" w:rsidRPr="004D121C">
        <w:rPr>
          <w:rFonts w:ascii="Times New Roman" w:hAnsi="Times New Roman" w:cs="Times New Roman"/>
          <w:sz w:val="24"/>
          <w:szCs w:val="24"/>
        </w:rPr>
        <w:t>this</w:t>
      </w:r>
      <w:r w:rsidRPr="004D121C">
        <w:rPr>
          <w:rFonts w:ascii="Times New Roman" w:hAnsi="Times New Roman" w:cs="Times New Roman"/>
          <w:sz w:val="24"/>
          <w:szCs w:val="24"/>
        </w:rPr>
        <w:t xml:space="preserve"> project. </w:t>
      </w:r>
      <w:r w:rsidR="00C741F2" w:rsidRPr="004D121C">
        <w:rPr>
          <w:rFonts w:ascii="Times New Roman" w:hAnsi="Times New Roman" w:cs="Times New Roman"/>
          <w:sz w:val="24"/>
          <w:szCs w:val="24"/>
        </w:rPr>
        <w:t xml:space="preserve">Since this project aims at identifying weather someone is wearing a nose mask or not, there are many </w:t>
      </w:r>
      <w:r w:rsidR="007A71A3" w:rsidRPr="004D121C">
        <w:rPr>
          <w:rFonts w:ascii="Times New Roman" w:hAnsi="Times New Roman" w:cs="Times New Roman"/>
          <w:sz w:val="24"/>
          <w:szCs w:val="24"/>
        </w:rPr>
        <w:t>improvements</w:t>
      </w:r>
      <w:r w:rsidR="00C741F2" w:rsidRPr="004D121C">
        <w:rPr>
          <w:rFonts w:ascii="Times New Roman" w:hAnsi="Times New Roman" w:cs="Times New Roman"/>
          <w:sz w:val="24"/>
          <w:szCs w:val="24"/>
        </w:rPr>
        <w:t xml:space="preserve"> that can be made which includes</w:t>
      </w:r>
    </w:p>
    <w:p w14:paraId="372D4608" w14:textId="071CFAEB" w:rsidR="00C741F2" w:rsidRPr="004D121C" w:rsidRDefault="00C741F2" w:rsidP="007A71A3">
      <w:pPr>
        <w:pStyle w:val="ListParagraph"/>
        <w:numPr>
          <w:ilvl w:val="0"/>
          <w:numId w:val="3"/>
        </w:numPr>
        <w:rPr>
          <w:rFonts w:ascii="Times New Roman" w:hAnsi="Times New Roman" w:cs="Times New Roman"/>
          <w:sz w:val="24"/>
          <w:szCs w:val="24"/>
        </w:rPr>
      </w:pPr>
      <w:r w:rsidRPr="004D121C">
        <w:rPr>
          <w:rFonts w:ascii="Times New Roman" w:hAnsi="Times New Roman" w:cs="Times New Roman"/>
          <w:sz w:val="24"/>
          <w:szCs w:val="24"/>
        </w:rPr>
        <w:t xml:space="preserve">An advanced </w:t>
      </w:r>
      <w:r w:rsidR="007A71A3" w:rsidRPr="004D121C">
        <w:rPr>
          <w:rFonts w:ascii="Times New Roman" w:hAnsi="Times New Roman" w:cs="Times New Roman"/>
          <w:sz w:val="24"/>
          <w:szCs w:val="24"/>
        </w:rPr>
        <w:t>camera which</w:t>
      </w:r>
      <w:r w:rsidRPr="004D121C">
        <w:rPr>
          <w:rFonts w:ascii="Times New Roman" w:hAnsi="Times New Roman" w:cs="Times New Roman"/>
          <w:sz w:val="24"/>
          <w:szCs w:val="24"/>
        </w:rPr>
        <w:t xml:space="preserve"> </w:t>
      </w:r>
      <w:r w:rsidR="007A71A3" w:rsidRPr="004D121C">
        <w:rPr>
          <w:rFonts w:ascii="Times New Roman" w:hAnsi="Times New Roman" w:cs="Times New Roman"/>
          <w:sz w:val="24"/>
          <w:szCs w:val="24"/>
        </w:rPr>
        <w:t>has</w:t>
      </w:r>
      <w:r w:rsidRPr="004D121C">
        <w:rPr>
          <w:rFonts w:ascii="Times New Roman" w:hAnsi="Times New Roman" w:cs="Times New Roman"/>
          <w:sz w:val="24"/>
          <w:szCs w:val="24"/>
        </w:rPr>
        <w:t xml:space="preserve"> </w:t>
      </w:r>
      <w:r w:rsidR="007A71A3" w:rsidRPr="004D121C">
        <w:rPr>
          <w:rFonts w:ascii="Times New Roman" w:hAnsi="Times New Roman" w:cs="Times New Roman"/>
          <w:sz w:val="24"/>
          <w:szCs w:val="24"/>
        </w:rPr>
        <w:t>light and</w:t>
      </w:r>
      <w:r w:rsidRPr="004D121C">
        <w:rPr>
          <w:rFonts w:ascii="Times New Roman" w:hAnsi="Times New Roman" w:cs="Times New Roman"/>
          <w:sz w:val="24"/>
          <w:szCs w:val="24"/>
        </w:rPr>
        <w:t xml:space="preserve"> can take more vivid and clear image can be used for taking of images.</w:t>
      </w:r>
    </w:p>
    <w:p w14:paraId="221A0AED" w14:textId="5201D85D" w:rsidR="007A71A3" w:rsidRPr="004D121C" w:rsidRDefault="007A71A3" w:rsidP="007A71A3">
      <w:pPr>
        <w:pStyle w:val="ListParagraph"/>
        <w:numPr>
          <w:ilvl w:val="0"/>
          <w:numId w:val="3"/>
        </w:numPr>
        <w:rPr>
          <w:rFonts w:ascii="Times New Roman" w:hAnsi="Times New Roman" w:cs="Times New Roman"/>
          <w:sz w:val="24"/>
          <w:szCs w:val="24"/>
        </w:rPr>
      </w:pPr>
      <w:r w:rsidRPr="004D121C">
        <w:rPr>
          <w:rFonts w:ascii="Times New Roman" w:hAnsi="Times New Roman" w:cs="Times New Roman"/>
          <w:sz w:val="24"/>
          <w:szCs w:val="24"/>
        </w:rPr>
        <w:t>The storage device on the system could be increase to accommodate more image and dataset.</w:t>
      </w:r>
    </w:p>
    <w:p w14:paraId="54F86B83" w14:textId="08ED15BB" w:rsidR="00C741F2" w:rsidRPr="004D121C" w:rsidRDefault="00C741F2" w:rsidP="007A71A3">
      <w:pPr>
        <w:pStyle w:val="ListParagraph"/>
        <w:numPr>
          <w:ilvl w:val="0"/>
          <w:numId w:val="3"/>
        </w:numPr>
        <w:rPr>
          <w:rFonts w:ascii="Times New Roman" w:hAnsi="Times New Roman" w:cs="Times New Roman"/>
          <w:sz w:val="24"/>
          <w:szCs w:val="24"/>
        </w:rPr>
      </w:pPr>
      <w:r w:rsidRPr="004D121C">
        <w:rPr>
          <w:rFonts w:ascii="Times New Roman" w:hAnsi="Times New Roman" w:cs="Times New Roman"/>
          <w:sz w:val="24"/>
          <w:szCs w:val="24"/>
        </w:rPr>
        <w:t>Also, the microprocessor (RAPSBERRY PI) used can be replaced with a better microprocessor manufactured specially for this project so as to improve the processing power and reduce the cost of production.</w:t>
      </w:r>
    </w:p>
    <w:p w14:paraId="5B3E9CC0" w14:textId="5D7F2016" w:rsidR="00C741F2" w:rsidRPr="004D121C" w:rsidRDefault="00C741F2" w:rsidP="007A71A3">
      <w:pPr>
        <w:pStyle w:val="ListParagraph"/>
        <w:numPr>
          <w:ilvl w:val="0"/>
          <w:numId w:val="3"/>
        </w:numPr>
        <w:rPr>
          <w:rFonts w:ascii="Times New Roman" w:hAnsi="Times New Roman" w:cs="Times New Roman"/>
          <w:sz w:val="24"/>
          <w:szCs w:val="24"/>
        </w:rPr>
      </w:pPr>
      <w:r w:rsidRPr="004D121C">
        <w:rPr>
          <w:rFonts w:ascii="Times New Roman" w:hAnsi="Times New Roman" w:cs="Times New Roman"/>
          <w:sz w:val="24"/>
          <w:szCs w:val="24"/>
        </w:rPr>
        <w:t xml:space="preserve">Instead of using display only for the output, the output could be sent to database for future use, also to get more dataset to train the model which will </w:t>
      </w:r>
      <w:r w:rsidR="007A71A3" w:rsidRPr="004D121C">
        <w:rPr>
          <w:rFonts w:ascii="Times New Roman" w:hAnsi="Times New Roman" w:cs="Times New Roman"/>
          <w:sz w:val="24"/>
          <w:szCs w:val="24"/>
        </w:rPr>
        <w:t>in turn</w:t>
      </w:r>
      <w:r w:rsidRPr="004D121C">
        <w:rPr>
          <w:rFonts w:ascii="Times New Roman" w:hAnsi="Times New Roman" w:cs="Times New Roman"/>
          <w:sz w:val="24"/>
          <w:szCs w:val="24"/>
        </w:rPr>
        <w:t xml:space="preserve"> improve the </w:t>
      </w:r>
      <w:r w:rsidR="007A71A3" w:rsidRPr="004D121C">
        <w:rPr>
          <w:rFonts w:ascii="Times New Roman" w:hAnsi="Times New Roman" w:cs="Times New Roman"/>
          <w:sz w:val="24"/>
          <w:szCs w:val="24"/>
        </w:rPr>
        <w:t>accuracy</w:t>
      </w:r>
      <w:r w:rsidRPr="004D121C">
        <w:rPr>
          <w:rFonts w:ascii="Times New Roman" w:hAnsi="Times New Roman" w:cs="Times New Roman"/>
          <w:sz w:val="24"/>
          <w:szCs w:val="24"/>
        </w:rPr>
        <w:t xml:space="preserve"> of the system.</w:t>
      </w:r>
    </w:p>
    <w:p w14:paraId="34DA91D6" w14:textId="77777777" w:rsidR="00C741F2" w:rsidRPr="004D121C" w:rsidRDefault="00C741F2" w:rsidP="00C741F2">
      <w:pPr>
        <w:rPr>
          <w:rFonts w:ascii="Times New Roman" w:hAnsi="Times New Roman" w:cs="Times New Roman"/>
        </w:rPr>
      </w:pPr>
    </w:p>
    <w:p w14:paraId="2E96919D" w14:textId="77777777" w:rsidR="00566D01" w:rsidRPr="004D121C" w:rsidRDefault="00566D01" w:rsidP="002A4446">
      <w:pPr>
        <w:rPr>
          <w:rFonts w:ascii="Times New Roman" w:hAnsi="Times New Roman" w:cs="Times New Roman"/>
          <w:color w:val="737373"/>
          <w:sz w:val="18"/>
          <w:szCs w:val="18"/>
          <w:shd w:val="clear" w:color="auto" w:fill="FFFFFF"/>
        </w:rPr>
      </w:pPr>
    </w:p>
    <w:p w14:paraId="511D8056" w14:textId="77777777" w:rsidR="007A71A3" w:rsidRPr="004D121C" w:rsidRDefault="007A71A3" w:rsidP="007A71A3">
      <w:pPr>
        <w:rPr>
          <w:rFonts w:ascii="Times New Roman" w:hAnsi="Times New Roman" w:cs="Times New Roman"/>
          <w:color w:val="737373"/>
          <w:sz w:val="18"/>
          <w:szCs w:val="18"/>
          <w:shd w:val="clear" w:color="auto" w:fill="FFFFFF"/>
        </w:rPr>
      </w:pPr>
    </w:p>
    <w:p w14:paraId="3ED04CE7" w14:textId="2568F983" w:rsidR="007A71A3" w:rsidRPr="004D121C" w:rsidRDefault="007A71A3" w:rsidP="007A71A3">
      <w:pPr>
        <w:rPr>
          <w:rFonts w:ascii="Times New Roman" w:hAnsi="Times New Roman" w:cs="Times New Roman"/>
          <w:color w:val="737373"/>
          <w:sz w:val="18"/>
          <w:szCs w:val="18"/>
          <w:shd w:val="clear" w:color="auto" w:fill="FFFFFF"/>
        </w:rPr>
      </w:pPr>
    </w:p>
    <w:p w14:paraId="4738DDD9" w14:textId="77777777" w:rsidR="00090C50" w:rsidRPr="004D121C" w:rsidRDefault="00090C50" w:rsidP="007A71A3">
      <w:pPr>
        <w:rPr>
          <w:rFonts w:ascii="Times New Roman" w:hAnsi="Times New Roman" w:cs="Times New Roman"/>
          <w:color w:val="737373"/>
          <w:sz w:val="18"/>
          <w:szCs w:val="18"/>
          <w:shd w:val="clear" w:color="auto" w:fill="FFFFFF"/>
        </w:rPr>
      </w:pPr>
    </w:p>
    <w:p w14:paraId="5401D36D" w14:textId="77777777" w:rsidR="007A71A3" w:rsidRPr="004D121C" w:rsidRDefault="007A71A3" w:rsidP="007A71A3">
      <w:pPr>
        <w:rPr>
          <w:rFonts w:ascii="Times New Roman" w:hAnsi="Times New Roman" w:cs="Times New Roman"/>
          <w:color w:val="737373"/>
          <w:sz w:val="18"/>
          <w:szCs w:val="18"/>
          <w:shd w:val="clear" w:color="auto" w:fill="FFFFFF"/>
        </w:rPr>
      </w:pPr>
    </w:p>
    <w:p w14:paraId="7F9B8A57" w14:textId="39FE6E5F" w:rsidR="007A71A3" w:rsidRPr="004D121C" w:rsidRDefault="007A71A3" w:rsidP="007A71A3">
      <w:pPr>
        <w:jc w:val="center"/>
        <w:rPr>
          <w:rFonts w:ascii="Times New Roman" w:hAnsi="Times New Roman" w:cs="Times New Roman"/>
          <w:color w:val="737373"/>
          <w:sz w:val="48"/>
          <w:szCs w:val="48"/>
          <w:shd w:val="clear" w:color="auto" w:fill="FFFFFF"/>
        </w:rPr>
      </w:pPr>
      <w:r w:rsidRPr="004D121C">
        <w:rPr>
          <w:rFonts w:ascii="Times New Roman" w:hAnsi="Times New Roman" w:cs="Times New Roman"/>
          <w:b/>
          <w:bCs/>
          <w:sz w:val="48"/>
          <w:szCs w:val="48"/>
        </w:rPr>
        <w:t>REFERENCES</w:t>
      </w:r>
    </w:p>
    <w:p w14:paraId="0D172C09" w14:textId="77777777" w:rsidR="007A71A3" w:rsidRPr="004D121C" w:rsidRDefault="007A71A3" w:rsidP="000C5F1F">
      <w:pPr>
        <w:numPr>
          <w:ilvl w:val="0"/>
          <w:numId w:val="4"/>
        </w:numPr>
        <w:spacing w:after="120" w:line="360" w:lineRule="auto"/>
        <w:rPr>
          <w:rFonts w:ascii="Times New Roman" w:hAnsi="Times New Roman" w:cs="Times New Roman"/>
          <w:sz w:val="24"/>
          <w:szCs w:val="24"/>
        </w:rPr>
      </w:pPr>
      <w:proofErr w:type="spellStart"/>
      <w:r w:rsidRPr="004D121C">
        <w:rPr>
          <w:rFonts w:ascii="Times New Roman" w:hAnsi="Times New Roman" w:cs="Times New Roman"/>
          <w:sz w:val="24"/>
          <w:szCs w:val="24"/>
        </w:rPr>
        <w:t>Abbass</w:t>
      </w:r>
      <w:proofErr w:type="spellEnd"/>
      <w:r w:rsidRPr="004D121C">
        <w:rPr>
          <w:rFonts w:ascii="Times New Roman" w:hAnsi="Times New Roman" w:cs="Times New Roman"/>
          <w:sz w:val="24"/>
          <w:szCs w:val="24"/>
        </w:rPr>
        <w:t xml:space="preserve">, H. (2021, April 1). Editorial: What is Artificial Intelligence? IEEE Transactions on Artificial Intelligence. Institute of Electrical and Electronics Engineers Inc. </w:t>
      </w:r>
      <w:hyperlink r:id="rId23" w:history="1">
        <w:r w:rsidRPr="004D121C">
          <w:rPr>
            <w:rStyle w:val="Hyperlink"/>
            <w:rFonts w:ascii="Times New Roman" w:hAnsi="Times New Roman" w:cs="Times New Roman"/>
            <w:sz w:val="24"/>
            <w:szCs w:val="24"/>
          </w:rPr>
          <w:t>https://doi.org/10.1109/TAI.2021.3096243</w:t>
        </w:r>
      </w:hyperlink>
    </w:p>
    <w:p w14:paraId="4D0115A2" w14:textId="018E581C" w:rsidR="007A71A3" w:rsidRPr="004D121C" w:rsidRDefault="007A71A3" w:rsidP="000C5F1F">
      <w:pPr>
        <w:numPr>
          <w:ilvl w:val="0"/>
          <w:numId w:val="4"/>
        </w:numPr>
        <w:spacing w:after="120" w:line="360" w:lineRule="auto"/>
        <w:rPr>
          <w:rFonts w:ascii="Times New Roman" w:hAnsi="Times New Roman" w:cs="Times New Roman"/>
          <w:sz w:val="24"/>
          <w:szCs w:val="24"/>
        </w:rPr>
      </w:pPr>
      <w:proofErr w:type="spellStart"/>
      <w:r w:rsidRPr="004D121C">
        <w:rPr>
          <w:rFonts w:ascii="Times New Roman" w:hAnsi="Times New Roman" w:cs="Times New Roman"/>
          <w:sz w:val="24"/>
          <w:szCs w:val="24"/>
        </w:rPr>
        <w:t>Varone</w:t>
      </w:r>
      <w:proofErr w:type="spellEnd"/>
      <w:r w:rsidRPr="004D121C">
        <w:rPr>
          <w:rFonts w:ascii="Times New Roman" w:hAnsi="Times New Roman" w:cs="Times New Roman"/>
          <w:sz w:val="24"/>
          <w:szCs w:val="24"/>
        </w:rPr>
        <w:t xml:space="preserve">, M., Mayer, D., &amp; </w:t>
      </w:r>
      <w:proofErr w:type="spellStart"/>
      <w:r w:rsidRPr="004D121C">
        <w:rPr>
          <w:rFonts w:ascii="Times New Roman" w:hAnsi="Times New Roman" w:cs="Times New Roman"/>
          <w:sz w:val="24"/>
          <w:szCs w:val="24"/>
        </w:rPr>
        <w:t>Melegari</w:t>
      </w:r>
      <w:proofErr w:type="spellEnd"/>
      <w:r w:rsidRPr="004D121C">
        <w:rPr>
          <w:rFonts w:ascii="Times New Roman" w:hAnsi="Times New Roman" w:cs="Times New Roman"/>
          <w:sz w:val="24"/>
          <w:szCs w:val="24"/>
        </w:rPr>
        <w:t>, A. (2020). What is Machine Learning? A definition. Retrieved from https://expertsystem.com/machine-learning-definition/#:~:text=A definition, -Expert System Team text=Machine learning is an application, use it learn for themselves.</w:t>
      </w:r>
    </w:p>
    <w:p w14:paraId="3DA7C2D1" w14:textId="77777777" w:rsidR="007A71A3" w:rsidRPr="004D121C" w:rsidRDefault="007A71A3" w:rsidP="000C5F1F">
      <w:pPr>
        <w:numPr>
          <w:ilvl w:val="0"/>
          <w:numId w:val="4"/>
        </w:numPr>
        <w:spacing w:after="120" w:line="360" w:lineRule="auto"/>
        <w:rPr>
          <w:rFonts w:ascii="Times New Roman" w:hAnsi="Times New Roman" w:cs="Times New Roman"/>
          <w:sz w:val="24"/>
          <w:szCs w:val="24"/>
        </w:rPr>
      </w:pPr>
      <w:r w:rsidRPr="004D121C">
        <w:rPr>
          <w:rFonts w:ascii="Times New Roman" w:hAnsi="Times New Roman" w:cs="Times New Roman"/>
          <w:sz w:val="24"/>
          <w:szCs w:val="24"/>
        </w:rPr>
        <w:t>MathWorks. (2018). Machine Learning with MATLAB. The MathWorks, Inc, 1. Retrieved from https://www.mathworks.com/content/dam/mathworks/ebook/gated/machine-learning-ebook-all-</w:t>
      </w:r>
      <w:r w:rsidRPr="004D121C">
        <w:rPr>
          <w:rFonts w:ascii="Times New Roman" w:hAnsi="Times New Roman" w:cs="Times New Roman"/>
          <w:sz w:val="24"/>
          <w:szCs w:val="24"/>
        </w:rPr>
        <w:lastRenderedPageBreak/>
        <w:t>chapters.pdf%0Ahttps://www.mathworks.com/campaigns/products/offer/machine-learning-with-matlab.html</w:t>
      </w:r>
    </w:p>
    <w:p w14:paraId="67E99308" w14:textId="77777777" w:rsidR="007A71A3" w:rsidRPr="004D121C" w:rsidRDefault="007A71A3" w:rsidP="000C5F1F">
      <w:pPr>
        <w:numPr>
          <w:ilvl w:val="0"/>
          <w:numId w:val="4"/>
        </w:numPr>
        <w:rPr>
          <w:rFonts w:ascii="Times New Roman" w:hAnsi="Times New Roman" w:cs="Times New Roman"/>
          <w:sz w:val="24"/>
          <w:szCs w:val="24"/>
        </w:rPr>
      </w:pPr>
      <w:r w:rsidRPr="004D121C">
        <w:rPr>
          <w:rFonts w:ascii="Times New Roman" w:hAnsi="Times New Roman" w:cs="Times New Roman"/>
          <w:sz w:val="24"/>
          <w:szCs w:val="24"/>
        </w:rPr>
        <w:t xml:space="preserve">Zhang, X., Wang, L., &amp; </w:t>
      </w:r>
      <w:proofErr w:type="spellStart"/>
      <w:r w:rsidRPr="004D121C">
        <w:rPr>
          <w:rFonts w:ascii="Times New Roman" w:hAnsi="Times New Roman" w:cs="Times New Roman"/>
          <w:sz w:val="24"/>
          <w:szCs w:val="24"/>
        </w:rPr>
        <w:t>Su</w:t>
      </w:r>
      <w:proofErr w:type="spellEnd"/>
      <w:r w:rsidRPr="004D121C">
        <w:rPr>
          <w:rFonts w:ascii="Times New Roman" w:hAnsi="Times New Roman" w:cs="Times New Roman"/>
          <w:sz w:val="24"/>
          <w:szCs w:val="24"/>
        </w:rPr>
        <w:t>, Y. (2021). Visual place recognition: A survey from deep learning perspective. Pattern Recognition, 113. https://doi.org/10.1016/j.patcog.2020.107760</w:t>
      </w:r>
    </w:p>
    <w:p w14:paraId="41A8B103" w14:textId="7959C32F" w:rsidR="007A71A3" w:rsidRPr="004D121C" w:rsidRDefault="000C5F1F" w:rsidP="000C5F1F">
      <w:pPr>
        <w:rPr>
          <w:rFonts w:ascii="Times New Roman" w:hAnsi="Times New Roman" w:cs="Times New Roman"/>
          <w:sz w:val="24"/>
          <w:szCs w:val="24"/>
        </w:rPr>
      </w:pPr>
      <w:r w:rsidRPr="004D121C">
        <w:rPr>
          <w:rFonts w:ascii="Times New Roman" w:hAnsi="Times New Roman" w:cs="Times New Roman"/>
          <w:sz w:val="24"/>
          <w:szCs w:val="24"/>
        </w:rPr>
        <w:t xml:space="preserve">           </w:t>
      </w:r>
      <w:r w:rsidR="007A71A3" w:rsidRPr="004D121C">
        <w:rPr>
          <w:rFonts w:ascii="Times New Roman" w:hAnsi="Times New Roman" w:cs="Times New Roman"/>
          <w:sz w:val="24"/>
          <w:szCs w:val="24"/>
        </w:rPr>
        <w:t>Guo, W., Huang, L., &amp; Liang, L. (2020). A weld seam dataset and automatic</w:t>
      </w:r>
    </w:p>
    <w:p w14:paraId="7A7CC353" w14:textId="77777777" w:rsidR="00E94DF1" w:rsidRPr="004D121C" w:rsidRDefault="00E94DF1" w:rsidP="000C5F1F">
      <w:pPr>
        <w:rPr>
          <w:rFonts w:ascii="Times New Roman" w:hAnsi="Times New Roman" w:cs="Times New Roman"/>
          <w:b/>
          <w:bCs/>
          <w:color w:val="737373"/>
          <w:sz w:val="40"/>
          <w:szCs w:val="40"/>
          <w:shd w:val="clear" w:color="auto" w:fill="FFFFFF"/>
        </w:rPr>
      </w:pPr>
    </w:p>
    <w:p w14:paraId="6BFD2AC9" w14:textId="74DCEAAD" w:rsidR="00144C61" w:rsidRPr="004D121C" w:rsidRDefault="000C5F1F" w:rsidP="000C5F1F">
      <w:pPr>
        <w:rPr>
          <w:rFonts w:ascii="Times New Roman" w:hAnsi="Times New Roman" w:cs="Times New Roman"/>
          <w:sz w:val="24"/>
          <w:szCs w:val="24"/>
        </w:rPr>
      </w:pPr>
      <w:r w:rsidRPr="004D121C">
        <w:rPr>
          <w:rFonts w:ascii="Times New Roman" w:hAnsi="Times New Roman" w:cs="Times New Roman"/>
          <w:b/>
          <w:bCs/>
          <w:sz w:val="40"/>
          <w:szCs w:val="40"/>
        </w:rPr>
        <w:t xml:space="preserve">  </w:t>
      </w:r>
      <w:r w:rsidR="007A71A3" w:rsidRPr="004D121C">
        <w:rPr>
          <w:rFonts w:ascii="Times New Roman" w:hAnsi="Times New Roman" w:cs="Times New Roman"/>
          <w:b/>
          <w:bCs/>
          <w:sz w:val="40"/>
          <w:szCs w:val="40"/>
        </w:rPr>
        <w:t>.</w:t>
      </w:r>
      <w:r w:rsidR="007A71A3" w:rsidRPr="004D121C">
        <w:rPr>
          <w:rFonts w:ascii="Times New Roman" w:hAnsi="Times New Roman" w:cs="Times New Roman"/>
          <w:sz w:val="24"/>
          <w:szCs w:val="24"/>
        </w:rPr>
        <w:t xml:space="preserve">  </w:t>
      </w:r>
      <w:r w:rsidR="002A4446" w:rsidRPr="004D121C">
        <w:rPr>
          <w:rFonts w:ascii="Times New Roman" w:hAnsi="Times New Roman" w:cs="Times New Roman"/>
          <w:sz w:val="24"/>
          <w:szCs w:val="24"/>
        </w:rPr>
        <w:t xml:space="preserve">R. Nick Bryan </w:t>
      </w:r>
      <w:proofErr w:type="spellStart"/>
      <w:r w:rsidR="002A4446" w:rsidRPr="004D121C">
        <w:rPr>
          <w:rFonts w:ascii="Times New Roman" w:hAnsi="Times New Roman" w:cs="Times New Roman"/>
          <w:sz w:val="24"/>
          <w:szCs w:val="24"/>
        </w:rPr>
        <w:t>bIntroduction</w:t>
      </w:r>
      <w:proofErr w:type="spellEnd"/>
      <w:r w:rsidR="002A4446" w:rsidRPr="004D121C">
        <w:rPr>
          <w:rFonts w:ascii="Times New Roman" w:hAnsi="Times New Roman" w:cs="Times New Roman"/>
          <w:sz w:val="24"/>
          <w:szCs w:val="24"/>
        </w:rPr>
        <w:t xml:space="preserve"> to the Science of Medical Imaging (2009)</w:t>
      </w:r>
    </w:p>
    <w:p w14:paraId="668F2B8F" w14:textId="71F9A3A5" w:rsidR="00144C61" w:rsidRPr="004D121C" w:rsidRDefault="000C5F1F" w:rsidP="000C5F1F">
      <w:pPr>
        <w:rPr>
          <w:rFonts w:ascii="Times New Roman" w:hAnsi="Times New Roman" w:cs="Times New Roman"/>
          <w:sz w:val="24"/>
          <w:szCs w:val="24"/>
        </w:rPr>
      </w:pPr>
      <w:r w:rsidRPr="004D121C">
        <w:rPr>
          <w:rFonts w:ascii="Times New Roman" w:hAnsi="Times New Roman" w:cs="Times New Roman"/>
          <w:sz w:val="24"/>
          <w:szCs w:val="24"/>
        </w:rPr>
        <w:t xml:space="preserve">    . </w:t>
      </w:r>
      <w:proofErr w:type="spellStart"/>
      <w:r w:rsidR="00144C61" w:rsidRPr="004D121C">
        <w:rPr>
          <w:rFonts w:ascii="Times New Roman" w:hAnsi="Times New Roman" w:cs="Times New Roman"/>
          <w:sz w:val="24"/>
          <w:szCs w:val="24"/>
        </w:rPr>
        <w:t>Zetie</w:t>
      </w:r>
      <w:proofErr w:type="spellEnd"/>
      <w:r w:rsidR="00144C61" w:rsidRPr="004D121C">
        <w:rPr>
          <w:rFonts w:ascii="Times New Roman" w:hAnsi="Times New Roman" w:cs="Times New Roman"/>
          <w:sz w:val="24"/>
          <w:szCs w:val="24"/>
        </w:rPr>
        <w:t xml:space="preserve">, K. P. (2017). What is an image? Physics Education, 52(2). </w:t>
      </w:r>
      <w:r w:rsidRPr="004D121C">
        <w:rPr>
          <w:rFonts w:ascii="Times New Roman" w:hAnsi="Times New Roman" w:cs="Times New Roman"/>
          <w:sz w:val="24"/>
          <w:szCs w:val="24"/>
        </w:rPr>
        <w:t xml:space="preserve">                              </w:t>
      </w:r>
      <w:hyperlink r:id="rId24" w:history="1">
        <w:r w:rsidR="00DD731F" w:rsidRPr="004D121C">
          <w:rPr>
            <w:rStyle w:val="Hyperlink"/>
            <w:rFonts w:ascii="Times New Roman" w:hAnsi="Times New Roman" w:cs="Times New Roman"/>
            <w:sz w:val="24"/>
            <w:szCs w:val="24"/>
          </w:rPr>
          <w:t>https://doi.org/10.1088/1361-6552/aa544e</w:t>
        </w:r>
      </w:hyperlink>
      <w:r w:rsidR="00DD731F" w:rsidRPr="004D121C">
        <w:rPr>
          <w:rFonts w:ascii="Times New Roman" w:hAnsi="Times New Roman" w:cs="Times New Roman"/>
          <w:sz w:val="24"/>
          <w:szCs w:val="24"/>
        </w:rPr>
        <w:t>.</w:t>
      </w:r>
      <w:r w:rsidR="00DD731F" w:rsidRPr="004D121C">
        <w:rPr>
          <w:rFonts w:ascii="Times New Roman" w:hAnsi="Times New Roman" w:cs="Times New Roman"/>
        </w:rPr>
        <w:t xml:space="preserve"> </w:t>
      </w:r>
      <w:r w:rsidR="00DD731F" w:rsidRPr="004D121C">
        <w:rPr>
          <w:rFonts w:ascii="Times New Roman" w:hAnsi="Times New Roman" w:cs="Times New Roman"/>
          <w:sz w:val="24"/>
          <w:szCs w:val="24"/>
        </w:rPr>
        <w:t>Martin, S. (2019). What Is Transfer Learning? | NVIDIA Blog. Retrieved from https://blogs.nvidia.com/blog/2019/02/07/what-is-transfer-learning</w:t>
      </w:r>
    </w:p>
    <w:p w14:paraId="68ED5E25" w14:textId="77777777" w:rsidR="00DD731F" w:rsidRPr="004D121C" w:rsidRDefault="00DD731F" w:rsidP="000C5F1F">
      <w:pPr>
        <w:rPr>
          <w:rFonts w:ascii="Times New Roman" w:hAnsi="Times New Roman" w:cs="Times New Roman"/>
          <w:sz w:val="24"/>
          <w:szCs w:val="24"/>
        </w:rPr>
      </w:pPr>
    </w:p>
    <w:p w14:paraId="5C843737" w14:textId="574725C6" w:rsidR="00144C61" w:rsidRPr="004D121C" w:rsidRDefault="00144C61">
      <w:pPr>
        <w:rPr>
          <w:rFonts w:ascii="Times New Roman" w:hAnsi="Times New Roman" w:cs="Times New Roman"/>
          <w:color w:val="737373"/>
          <w:sz w:val="18"/>
          <w:szCs w:val="18"/>
          <w:shd w:val="clear" w:color="auto" w:fill="FFFFFF"/>
        </w:rPr>
      </w:pPr>
    </w:p>
    <w:p w14:paraId="5F81133D" w14:textId="77777777" w:rsidR="00144C61" w:rsidRPr="004D121C" w:rsidRDefault="00144C61">
      <w:pPr>
        <w:rPr>
          <w:rFonts w:ascii="Times New Roman" w:hAnsi="Times New Roman" w:cs="Times New Roman"/>
          <w:color w:val="737373"/>
          <w:sz w:val="18"/>
          <w:szCs w:val="18"/>
          <w:shd w:val="clear" w:color="auto" w:fill="FFFFFF"/>
        </w:rPr>
      </w:pPr>
    </w:p>
    <w:p w14:paraId="634C5967" w14:textId="030EA4A1" w:rsidR="00144C61" w:rsidRPr="004D121C" w:rsidRDefault="00144C61">
      <w:pPr>
        <w:rPr>
          <w:rFonts w:ascii="Times New Roman" w:hAnsi="Times New Roman" w:cs="Times New Roman"/>
          <w:color w:val="737373"/>
          <w:sz w:val="18"/>
          <w:szCs w:val="18"/>
          <w:shd w:val="clear" w:color="auto" w:fill="FFFFFF"/>
        </w:rPr>
      </w:pPr>
    </w:p>
    <w:p w14:paraId="63CE70A7" w14:textId="01C4B168" w:rsidR="00144C61" w:rsidRPr="004D121C" w:rsidRDefault="00144C61">
      <w:pPr>
        <w:rPr>
          <w:rFonts w:ascii="Times New Roman" w:hAnsi="Times New Roman" w:cs="Times New Roman"/>
          <w:color w:val="737373"/>
          <w:sz w:val="18"/>
          <w:szCs w:val="18"/>
          <w:shd w:val="clear" w:color="auto" w:fill="FFFFFF"/>
        </w:rPr>
      </w:pPr>
    </w:p>
    <w:p w14:paraId="71D69B20" w14:textId="510A0B3E" w:rsidR="00144C61" w:rsidRPr="004D121C" w:rsidRDefault="00144C61">
      <w:pPr>
        <w:rPr>
          <w:rFonts w:ascii="Times New Roman" w:hAnsi="Times New Roman" w:cs="Times New Roman"/>
          <w:color w:val="737373"/>
          <w:sz w:val="18"/>
          <w:szCs w:val="18"/>
          <w:shd w:val="clear" w:color="auto" w:fill="FFFFFF"/>
        </w:rPr>
      </w:pPr>
    </w:p>
    <w:p w14:paraId="095E3A98" w14:textId="7EFA905D" w:rsidR="00144C61" w:rsidRPr="004D121C" w:rsidRDefault="00144C61">
      <w:pPr>
        <w:rPr>
          <w:rFonts w:ascii="Times New Roman" w:hAnsi="Times New Roman" w:cs="Times New Roman"/>
          <w:color w:val="737373"/>
          <w:sz w:val="18"/>
          <w:szCs w:val="18"/>
          <w:shd w:val="clear" w:color="auto" w:fill="FFFFFF"/>
        </w:rPr>
      </w:pPr>
    </w:p>
    <w:p w14:paraId="6D8133FF" w14:textId="10B4B35A" w:rsidR="00144C61" w:rsidRPr="004D121C" w:rsidRDefault="00144C61">
      <w:pPr>
        <w:rPr>
          <w:rFonts w:ascii="Times New Roman" w:hAnsi="Times New Roman" w:cs="Times New Roman"/>
          <w:color w:val="737373"/>
          <w:sz w:val="18"/>
          <w:szCs w:val="18"/>
          <w:shd w:val="clear" w:color="auto" w:fill="FFFFFF"/>
        </w:rPr>
      </w:pPr>
    </w:p>
    <w:p w14:paraId="7F5144F4" w14:textId="6BCF4CDC" w:rsidR="00144C61" w:rsidRPr="004D121C" w:rsidRDefault="00144C61">
      <w:pPr>
        <w:rPr>
          <w:rFonts w:ascii="Times New Roman" w:hAnsi="Times New Roman" w:cs="Times New Roman"/>
          <w:color w:val="737373"/>
          <w:sz w:val="18"/>
          <w:szCs w:val="18"/>
          <w:shd w:val="clear" w:color="auto" w:fill="FFFFFF"/>
        </w:rPr>
      </w:pPr>
    </w:p>
    <w:p w14:paraId="0AC47675" w14:textId="2E011496" w:rsidR="00144C61" w:rsidRPr="004D121C" w:rsidRDefault="00144C61">
      <w:pPr>
        <w:rPr>
          <w:rFonts w:ascii="Times New Roman" w:hAnsi="Times New Roman" w:cs="Times New Roman"/>
          <w:color w:val="737373"/>
          <w:sz w:val="18"/>
          <w:szCs w:val="18"/>
          <w:shd w:val="clear" w:color="auto" w:fill="FFFFFF"/>
        </w:rPr>
      </w:pPr>
    </w:p>
    <w:p w14:paraId="7A7F8D2A" w14:textId="0A5779D3" w:rsidR="00144C61" w:rsidRPr="004D121C" w:rsidRDefault="00144C61">
      <w:pPr>
        <w:rPr>
          <w:rFonts w:ascii="Times New Roman" w:hAnsi="Times New Roman" w:cs="Times New Roman"/>
          <w:color w:val="737373"/>
          <w:sz w:val="18"/>
          <w:szCs w:val="18"/>
          <w:shd w:val="clear" w:color="auto" w:fill="FFFFFF"/>
        </w:rPr>
      </w:pPr>
    </w:p>
    <w:p w14:paraId="58E946FA" w14:textId="77777777" w:rsidR="00144C61" w:rsidRPr="004D121C" w:rsidRDefault="00144C61">
      <w:pPr>
        <w:rPr>
          <w:rFonts w:ascii="Times New Roman" w:hAnsi="Times New Roman" w:cs="Times New Roman"/>
          <w:sz w:val="20"/>
          <w:szCs w:val="20"/>
        </w:rPr>
      </w:pPr>
    </w:p>
    <w:sectPr w:rsidR="00144C61" w:rsidRPr="004D12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3905D" w14:textId="77777777" w:rsidR="00E65B21" w:rsidRDefault="00E65B21" w:rsidP="00EF4BEC">
      <w:pPr>
        <w:spacing w:after="0" w:line="240" w:lineRule="auto"/>
      </w:pPr>
      <w:r>
        <w:separator/>
      </w:r>
    </w:p>
  </w:endnote>
  <w:endnote w:type="continuationSeparator" w:id="0">
    <w:p w14:paraId="073E7E66" w14:textId="77777777" w:rsidR="00E65B21" w:rsidRDefault="00E65B21" w:rsidP="00EF4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DACA2" w14:textId="77777777" w:rsidR="00E65B21" w:rsidRDefault="00E65B21" w:rsidP="00EF4BEC">
      <w:pPr>
        <w:spacing w:after="0" w:line="240" w:lineRule="auto"/>
      </w:pPr>
      <w:r>
        <w:separator/>
      </w:r>
    </w:p>
  </w:footnote>
  <w:footnote w:type="continuationSeparator" w:id="0">
    <w:p w14:paraId="50498586" w14:textId="77777777" w:rsidR="00E65B21" w:rsidRDefault="00E65B21" w:rsidP="00EF4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2A5F"/>
    <w:multiLevelType w:val="hybridMultilevel"/>
    <w:tmpl w:val="609E060E"/>
    <w:lvl w:ilvl="0" w:tplc="3902796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F4BED"/>
    <w:multiLevelType w:val="hybridMultilevel"/>
    <w:tmpl w:val="9F70116A"/>
    <w:lvl w:ilvl="0" w:tplc="3902796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A2C4FE4"/>
    <w:multiLevelType w:val="hybridMultilevel"/>
    <w:tmpl w:val="05C234AE"/>
    <w:lvl w:ilvl="0" w:tplc="CEC4B088">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432A6"/>
    <w:multiLevelType w:val="hybridMultilevel"/>
    <w:tmpl w:val="6F766F10"/>
    <w:lvl w:ilvl="0" w:tplc="3902796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A63C13"/>
    <w:multiLevelType w:val="hybridMultilevel"/>
    <w:tmpl w:val="4440D586"/>
    <w:lvl w:ilvl="0" w:tplc="D4C2B9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F72EDF"/>
    <w:multiLevelType w:val="hybridMultilevel"/>
    <w:tmpl w:val="AEBE4AC6"/>
    <w:lvl w:ilvl="0" w:tplc="FEF0DBD2">
      <w:start w:val="1"/>
      <w:numFmt w:val="bullet"/>
      <w:lvlText w:val="•"/>
      <w:lvlJc w:val="left"/>
      <w:pPr>
        <w:tabs>
          <w:tab w:val="num" w:pos="720"/>
        </w:tabs>
        <w:ind w:left="720" w:hanging="360"/>
      </w:pPr>
      <w:rPr>
        <w:rFonts w:ascii="Arial" w:hAnsi="Arial" w:hint="default"/>
      </w:rPr>
    </w:lvl>
    <w:lvl w:ilvl="1" w:tplc="810647DC" w:tentative="1">
      <w:start w:val="1"/>
      <w:numFmt w:val="bullet"/>
      <w:lvlText w:val="•"/>
      <w:lvlJc w:val="left"/>
      <w:pPr>
        <w:tabs>
          <w:tab w:val="num" w:pos="1440"/>
        </w:tabs>
        <w:ind w:left="1440" w:hanging="360"/>
      </w:pPr>
      <w:rPr>
        <w:rFonts w:ascii="Arial" w:hAnsi="Arial" w:hint="default"/>
      </w:rPr>
    </w:lvl>
    <w:lvl w:ilvl="2" w:tplc="518C0280" w:tentative="1">
      <w:start w:val="1"/>
      <w:numFmt w:val="bullet"/>
      <w:lvlText w:val="•"/>
      <w:lvlJc w:val="left"/>
      <w:pPr>
        <w:tabs>
          <w:tab w:val="num" w:pos="2160"/>
        </w:tabs>
        <w:ind w:left="2160" w:hanging="360"/>
      </w:pPr>
      <w:rPr>
        <w:rFonts w:ascii="Arial" w:hAnsi="Arial" w:hint="default"/>
      </w:rPr>
    </w:lvl>
    <w:lvl w:ilvl="3" w:tplc="42E817DC" w:tentative="1">
      <w:start w:val="1"/>
      <w:numFmt w:val="bullet"/>
      <w:lvlText w:val="•"/>
      <w:lvlJc w:val="left"/>
      <w:pPr>
        <w:tabs>
          <w:tab w:val="num" w:pos="2880"/>
        </w:tabs>
        <w:ind w:left="2880" w:hanging="360"/>
      </w:pPr>
      <w:rPr>
        <w:rFonts w:ascii="Arial" w:hAnsi="Arial" w:hint="default"/>
      </w:rPr>
    </w:lvl>
    <w:lvl w:ilvl="4" w:tplc="9B6607AA" w:tentative="1">
      <w:start w:val="1"/>
      <w:numFmt w:val="bullet"/>
      <w:lvlText w:val="•"/>
      <w:lvlJc w:val="left"/>
      <w:pPr>
        <w:tabs>
          <w:tab w:val="num" w:pos="3600"/>
        </w:tabs>
        <w:ind w:left="3600" w:hanging="360"/>
      </w:pPr>
      <w:rPr>
        <w:rFonts w:ascii="Arial" w:hAnsi="Arial" w:hint="default"/>
      </w:rPr>
    </w:lvl>
    <w:lvl w:ilvl="5" w:tplc="84F06ABE" w:tentative="1">
      <w:start w:val="1"/>
      <w:numFmt w:val="bullet"/>
      <w:lvlText w:val="•"/>
      <w:lvlJc w:val="left"/>
      <w:pPr>
        <w:tabs>
          <w:tab w:val="num" w:pos="4320"/>
        </w:tabs>
        <w:ind w:left="4320" w:hanging="360"/>
      </w:pPr>
      <w:rPr>
        <w:rFonts w:ascii="Arial" w:hAnsi="Arial" w:hint="default"/>
      </w:rPr>
    </w:lvl>
    <w:lvl w:ilvl="6" w:tplc="79D69688" w:tentative="1">
      <w:start w:val="1"/>
      <w:numFmt w:val="bullet"/>
      <w:lvlText w:val="•"/>
      <w:lvlJc w:val="left"/>
      <w:pPr>
        <w:tabs>
          <w:tab w:val="num" w:pos="5040"/>
        </w:tabs>
        <w:ind w:left="5040" w:hanging="360"/>
      </w:pPr>
      <w:rPr>
        <w:rFonts w:ascii="Arial" w:hAnsi="Arial" w:hint="default"/>
      </w:rPr>
    </w:lvl>
    <w:lvl w:ilvl="7" w:tplc="7F844B64" w:tentative="1">
      <w:start w:val="1"/>
      <w:numFmt w:val="bullet"/>
      <w:lvlText w:val="•"/>
      <w:lvlJc w:val="left"/>
      <w:pPr>
        <w:tabs>
          <w:tab w:val="num" w:pos="5760"/>
        </w:tabs>
        <w:ind w:left="5760" w:hanging="360"/>
      </w:pPr>
      <w:rPr>
        <w:rFonts w:ascii="Arial" w:hAnsi="Arial" w:hint="default"/>
      </w:rPr>
    </w:lvl>
    <w:lvl w:ilvl="8" w:tplc="BE86AD9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B4313E4"/>
    <w:multiLevelType w:val="hybridMultilevel"/>
    <w:tmpl w:val="88966982"/>
    <w:lvl w:ilvl="0" w:tplc="874E30F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285E49"/>
    <w:multiLevelType w:val="hybridMultilevel"/>
    <w:tmpl w:val="990A7ADA"/>
    <w:lvl w:ilvl="0" w:tplc="9B8232F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4005CF"/>
    <w:multiLevelType w:val="hybridMultilevel"/>
    <w:tmpl w:val="ED6E516A"/>
    <w:lvl w:ilvl="0" w:tplc="3902796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1D916B9"/>
    <w:multiLevelType w:val="hybridMultilevel"/>
    <w:tmpl w:val="D3AC0C40"/>
    <w:lvl w:ilvl="0" w:tplc="3902796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5"/>
  </w:num>
  <w:num w:numId="5">
    <w:abstractNumId w:val="2"/>
  </w:num>
  <w:num w:numId="6">
    <w:abstractNumId w:val="3"/>
  </w:num>
  <w:num w:numId="7">
    <w:abstractNumId w:val="9"/>
  </w:num>
  <w:num w:numId="8">
    <w:abstractNumId w:val="1"/>
  </w:num>
  <w:num w:numId="9">
    <w:abstractNumId w:val="0"/>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JIBOLA OYEDEJI">
    <w15:presenceInfo w15:providerId="Windows Live" w15:userId="82ff6d1c6184d5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3AA"/>
    <w:rsid w:val="00011A58"/>
    <w:rsid w:val="0001292A"/>
    <w:rsid w:val="000564BD"/>
    <w:rsid w:val="00083C43"/>
    <w:rsid w:val="00090C50"/>
    <w:rsid w:val="000C5F1F"/>
    <w:rsid w:val="000C759F"/>
    <w:rsid w:val="00106514"/>
    <w:rsid w:val="00112FA9"/>
    <w:rsid w:val="001135B1"/>
    <w:rsid w:val="00123ADB"/>
    <w:rsid w:val="00140EC3"/>
    <w:rsid w:val="001445CB"/>
    <w:rsid w:val="00144C61"/>
    <w:rsid w:val="00152D70"/>
    <w:rsid w:val="00167976"/>
    <w:rsid w:val="00183724"/>
    <w:rsid w:val="00194F23"/>
    <w:rsid w:val="001A4BA3"/>
    <w:rsid w:val="001C4E8B"/>
    <w:rsid w:val="001F31B3"/>
    <w:rsid w:val="00236837"/>
    <w:rsid w:val="00247442"/>
    <w:rsid w:val="002970FB"/>
    <w:rsid w:val="002A3460"/>
    <w:rsid w:val="002A4446"/>
    <w:rsid w:val="002E6605"/>
    <w:rsid w:val="00331ADE"/>
    <w:rsid w:val="0034156C"/>
    <w:rsid w:val="003A4E7F"/>
    <w:rsid w:val="00467DFF"/>
    <w:rsid w:val="004A3A0B"/>
    <w:rsid w:val="004D121C"/>
    <w:rsid w:val="004D337B"/>
    <w:rsid w:val="004D74C6"/>
    <w:rsid w:val="004E32A3"/>
    <w:rsid w:val="004F30FE"/>
    <w:rsid w:val="004F49B6"/>
    <w:rsid w:val="004F71B3"/>
    <w:rsid w:val="004F78A8"/>
    <w:rsid w:val="0055399B"/>
    <w:rsid w:val="00566D01"/>
    <w:rsid w:val="005713B8"/>
    <w:rsid w:val="005A6D49"/>
    <w:rsid w:val="005C13D0"/>
    <w:rsid w:val="00600736"/>
    <w:rsid w:val="0060568F"/>
    <w:rsid w:val="00632FC4"/>
    <w:rsid w:val="00634D8C"/>
    <w:rsid w:val="006525A0"/>
    <w:rsid w:val="00657903"/>
    <w:rsid w:val="006642F1"/>
    <w:rsid w:val="006E60F0"/>
    <w:rsid w:val="00705F16"/>
    <w:rsid w:val="00742327"/>
    <w:rsid w:val="00745DF6"/>
    <w:rsid w:val="0076348A"/>
    <w:rsid w:val="007A3039"/>
    <w:rsid w:val="007A71A3"/>
    <w:rsid w:val="007E0CC2"/>
    <w:rsid w:val="008736F8"/>
    <w:rsid w:val="008A749D"/>
    <w:rsid w:val="00903FDE"/>
    <w:rsid w:val="00951900"/>
    <w:rsid w:val="0096679B"/>
    <w:rsid w:val="009F713F"/>
    <w:rsid w:val="00A24082"/>
    <w:rsid w:val="00A33971"/>
    <w:rsid w:val="00A5029D"/>
    <w:rsid w:val="00A50A8E"/>
    <w:rsid w:val="00A626A2"/>
    <w:rsid w:val="00A6795B"/>
    <w:rsid w:val="00A843BA"/>
    <w:rsid w:val="00AA13B0"/>
    <w:rsid w:val="00AC6706"/>
    <w:rsid w:val="00AE48E4"/>
    <w:rsid w:val="00B168D2"/>
    <w:rsid w:val="00B2241F"/>
    <w:rsid w:val="00B227F2"/>
    <w:rsid w:val="00B230F4"/>
    <w:rsid w:val="00B23FC9"/>
    <w:rsid w:val="00B8479B"/>
    <w:rsid w:val="00B947A6"/>
    <w:rsid w:val="00BA2F9F"/>
    <w:rsid w:val="00BD2EF7"/>
    <w:rsid w:val="00BD60C2"/>
    <w:rsid w:val="00BE11D0"/>
    <w:rsid w:val="00BE2B05"/>
    <w:rsid w:val="00C15133"/>
    <w:rsid w:val="00C43A20"/>
    <w:rsid w:val="00C46FEC"/>
    <w:rsid w:val="00C741F2"/>
    <w:rsid w:val="00CC06E5"/>
    <w:rsid w:val="00CD61F9"/>
    <w:rsid w:val="00D22D2D"/>
    <w:rsid w:val="00D91278"/>
    <w:rsid w:val="00DB064B"/>
    <w:rsid w:val="00DB7B2E"/>
    <w:rsid w:val="00DD731F"/>
    <w:rsid w:val="00DE79E1"/>
    <w:rsid w:val="00E346D7"/>
    <w:rsid w:val="00E3582F"/>
    <w:rsid w:val="00E443AA"/>
    <w:rsid w:val="00E60495"/>
    <w:rsid w:val="00E62DAC"/>
    <w:rsid w:val="00E65B21"/>
    <w:rsid w:val="00E77735"/>
    <w:rsid w:val="00E94DF1"/>
    <w:rsid w:val="00EE5923"/>
    <w:rsid w:val="00EF4BEC"/>
    <w:rsid w:val="00F11E12"/>
    <w:rsid w:val="00F27902"/>
    <w:rsid w:val="00F36856"/>
    <w:rsid w:val="00F44C73"/>
    <w:rsid w:val="00F46823"/>
    <w:rsid w:val="00F567AA"/>
    <w:rsid w:val="00F87622"/>
    <w:rsid w:val="00F87C62"/>
    <w:rsid w:val="00FA3ED9"/>
    <w:rsid w:val="00FA535B"/>
    <w:rsid w:val="00FF5A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9F3EF"/>
  <w15:chartTrackingRefBased/>
  <w15:docId w15:val="{AF3C3641-E2E5-49C4-8941-B5C753E19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B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4BEC"/>
  </w:style>
  <w:style w:type="paragraph" w:styleId="Footer">
    <w:name w:val="footer"/>
    <w:basedOn w:val="Normal"/>
    <w:link w:val="FooterChar"/>
    <w:uiPriority w:val="99"/>
    <w:unhideWhenUsed/>
    <w:rsid w:val="00EF4B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4BEC"/>
  </w:style>
  <w:style w:type="paragraph" w:styleId="Title">
    <w:name w:val="Title"/>
    <w:basedOn w:val="Normal"/>
    <w:next w:val="Normal"/>
    <w:link w:val="TitleChar"/>
    <w:uiPriority w:val="10"/>
    <w:qFormat/>
    <w:rsid w:val="00011A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A5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11E12"/>
    <w:pPr>
      <w:ind w:left="720"/>
      <w:contextualSpacing/>
    </w:pPr>
  </w:style>
  <w:style w:type="character" w:styleId="CommentReference">
    <w:name w:val="annotation reference"/>
    <w:basedOn w:val="DefaultParagraphFont"/>
    <w:uiPriority w:val="99"/>
    <w:semiHidden/>
    <w:unhideWhenUsed/>
    <w:rsid w:val="006E60F0"/>
    <w:rPr>
      <w:sz w:val="16"/>
      <w:szCs w:val="16"/>
    </w:rPr>
  </w:style>
  <w:style w:type="paragraph" w:styleId="CommentText">
    <w:name w:val="annotation text"/>
    <w:basedOn w:val="Normal"/>
    <w:link w:val="CommentTextChar"/>
    <w:uiPriority w:val="99"/>
    <w:unhideWhenUsed/>
    <w:rsid w:val="006E60F0"/>
    <w:pPr>
      <w:spacing w:line="240" w:lineRule="auto"/>
    </w:pPr>
    <w:rPr>
      <w:sz w:val="20"/>
      <w:szCs w:val="20"/>
    </w:rPr>
  </w:style>
  <w:style w:type="character" w:customStyle="1" w:styleId="CommentTextChar">
    <w:name w:val="Comment Text Char"/>
    <w:basedOn w:val="DefaultParagraphFont"/>
    <w:link w:val="CommentText"/>
    <w:uiPriority w:val="99"/>
    <w:rsid w:val="006E60F0"/>
    <w:rPr>
      <w:sz w:val="20"/>
      <w:szCs w:val="20"/>
    </w:rPr>
  </w:style>
  <w:style w:type="table" w:styleId="TableGrid">
    <w:name w:val="Table Grid"/>
    <w:basedOn w:val="TableNormal"/>
    <w:uiPriority w:val="39"/>
    <w:rsid w:val="006E60F0"/>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7A71A3"/>
    <w:rPr>
      <w:color w:val="0000FF"/>
      <w:u w:val="single"/>
    </w:rPr>
  </w:style>
  <w:style w:type="character" w:styleId="UnresolvedMention">
    <w:name w:val="Unresolved Mention"/>
    <w:basedOn w:val="DefaultParagraphFont"/>
    <w:uiPriority w:val="99"/>
    <w:semiHidden/>
    <w:unhideWhenUsed/>
    <w:rsid w:val="00DD73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88/1361-6552/aa544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i.org/10.1109/TAI.2021.3096243"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1CA30-064E-489D-B26F-6A4910F2C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4309</Words>
  <Characters>24563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Taiwo Tunde</dc:creator>
  <cp:keywords/>
  <dc:description/>
  <cp:lastModifiedBy>Taiwo Tunde</cp:lastModifiedBy>
  <cp:revision>2</cp:revision>
  <dcterms:created xsi:type="dcterms:W3CDTF">2023-02-28T16:21:00Z</dcterms:created>
  <dcterms:modified xsi:type="dcterms:W3CDTF">2023-02-28T16:21:00Z</dcterms:modified>
</cp:coreProperties>
</file>